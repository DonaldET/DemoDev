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CD41" w14:textId="77777777" w:rsidR="00B87D87" w:rsidRDefault="00B87D87" w:rsidP="00741ABC">
      <w:pPr>
        <w:pStyle w:val="Heading1"/>
        <w:spacing w:before="0" w:line="240" w:lineRule="auto"/>
        <w:rPr>
          <w:del w:id="5" w:author="Author" w:date="2025-12-07T21:28:00Z" w16du:dateUtc="2025-12-08T05:28:00Z"/>
        </w:rPr>
      </w:pPr>
    </w:p>
    <w:p w14:paraId="1DE6F016" w14:textId="77777777" w:rsidR="00E2308C" w:rsidRDefault="00076318" w:rsidP="00741ABC">
      <w:pPr>
        <w:pStyle w:val="Heading1"/>
        <w:spacing w:before="0" w:line="240" w:lineRule="auto"/>
        <w:rPr>
          <w:del w:id="6" w:author="Author" w:date="2025-12-07T21:28:00Z" w16du:dateUtc="2025-12-08T05:28:00Z"/>
        </w:rPr>
      </w:pPr>
      <w:del w:id="7" w:author="Author" w:date="2025-12-07T21:28:00Z" w16du:dateUtc="2025-12-08T05:28:00Z">
        <w:r>
          <w:rPr>
            <w:b w:val="0"/>
            <w:noProof/>
          </w:rPr>
          <w:drawing>
            <wp:inline distT="0" distB="0" distL="0" distR="0" wp14:anchorId="5B1F8230" wp14:editId="62D24E91">
              <wp:extent cx="5943600" cy="4351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bug-close-up-1104972-small.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351020"/>
                      </a:xfrm>
                      <a:prstGeom prst="rect">
                        <a:avLst/>
                      </a:prstGeom>
                    </pic:spPr>
                  </pic:pic>
                </a:graphicData>
              </a:graphic>
            </wp:inline>
          </w:drawing>
        </w:r>
      </w:del>
    </w:p>
    <w:p w14:paraId="4CC93E6F" w14:textId="3F953BAF" w:rsidR="00D8770C" w:rsidRDefault="00C94C1F">
      <w:pPr>
        <w:pStyle w:val="Heading1"/>
        <w:spacing w:before="0" w:line="240" w:lineRule="auto"/>
      </w:pPr>
      <w:del w:id="8" w:author="Author" w:date="2025-12-07T21:28:00Z" w16du:dateUtc="2025-12-08T05:28:00Z">
        <w:r>
          <w:delText xml:space="preserve">Abstract - </w:delText>
        </w:r>
      </w:del>
      <w:r w:rsidR="00155DA0">
        <w:t>Apache Ant and DevOps Practices</w:t>
      </w:r>
    </w:p>
    <w:p w14:paraId="5F6CF367" w14:textId="77777777" w:rsidR="00D8770C" w:rsidRDefault="00D8770C">
      <w:pPr>
        <w:spacing w:line="240" w:lineRule="auto"/>
        <w:pPrChange w:id="9" w:author="Author" w:date="2025-12-07T21:28:00Z" w16du:dateUtc="2025-12-08T05:28:00Z">
          <w:pPr>
            <w:spacing w:after="0" w:line="240" w:lineRule="auto"/>
          </w:pPr>
        </w:pPrChange>
      </w:pPr>
    </w:p>
    <w:p w14:paraId="18435130" w14:textId="77777777" w:rsidR="00F37988" w:rsidRDefault="00F37988" w:rsidP="00741ABC">
      <w:pPr>
        <w:spacing w:after="0" w:line="240" w:lineRule="auto"/>
        <w:rPr>
          <w:del w:id="10" w:author="Author" w:date="2025-12-07T21:28:00Z" w16du:dateUtc="2025-12-08T05:28:00Z"/>
        </w:rPr>
      </w:pPr>
      <w:del w:id="11" w:author="Author" w:date="2025-12-07T21:28:00Z" w16du:dateUtc="2025-12-08T05:28:00Z">
        <w:r>
          <w:delText>We review the problem of creating custom deployable artifacts that vary by intended target environment.</w:delText>
        </w:r>
        <w:r w:rsidR="00430E0D">
          <w:delText xml:space="preserve"> This paper proposes using ANT as “glue” to orchestrate artifact creation because:</w:delText>
        </w:r>
      </w:del>
    </w:p>
    <w:p w14:paraId="698E562F" w14:textId="77777777" w:rsidR="00F37988" w:rsidRDefault="00F37988" w:rsidP="00741ABC">
      <w:pPr>
        <w:spacing w:after="0" w:line="240" w:lineRule="auto"/>
        <w:rPr>
          <w:del w:id="12" w:author="Author" w:date="2025-12-07T21:28:00Z" w16du:dateUtc="2025-12-08T05:28:00Z"/>
        </w:rPr>
      </w:pPr>
    </w:p>
    <w:p w14:paraId="148D2850" w14:textId="77777777" w:rsidR="00F37988" w:rsidRDefault="00D5783E" w:rsidP="00430E0D">
      <w:pPr>
        <w:pStyle w:val="ListParagraph"/>
        <w:numPr>
          <w:ilvl w:val="0"/>
          <w:numId w:val="24"/>
        </w:numPr>
        <w:spacing w:after="0" w:line="240" w:lineRule="auto"/>
        <w:rPr>
          <w:del w:id="13" w:author="Author" w:date="2025-12-07T21:28:00Z" w16du:dateUtc="2025-12-08T05:28:00Z"/>
        </w:rPr>
      </w:pPr>
      <w:del w:id="14" w:author="Author" w:date="2025-12-07T21:28:00Z" w16du:dateUtc="2025-12-08T05:28:00Z">
        <w:r>
          <w:delText>P</w:delText>
        </w:r>
        <w:r w:rsidR="00F37988">
          <w:delText>rovides dependency based target generation, can test conditions</w:delText>
        </w:r>
        <w:r w:rsidR="00380955">
          <w:delText>, conditionally sequencing</w:delText>
        </w:r>
        <w:r w:rsidR="00F37988">
          <w:delText xml:space="preserve"> operations (allowing variable outputs for each target.)</w:delText>
        </w:r>
      </w:del>
    </w:p>
    <w:p w14:paraId="0650335F" w14:textId="77777777" w:rsidR="00F37988" w:rsidRDefault="00D5783E" w:rsidP="00430E0D">
      <w:pPr>
        <w:pStyle w:val="ListParagraph"/>
        <w:numPr>
          <w:ilvl w:val="0"/>
          <w:numId w:val="24"/>
        </w:numPr>
        <w:spacing w:after="0" w:line="240" w:lineRule="auto"/>
        <w:rPr>
          <w:del w:id="15" w:author="Author" w:date="2025-12-07T21:28:00Z" w16du:dateUtc="2025-12-08T05:28:00Z"/>
        </w:rPr>
      </w:pPr>
      <w:del w:id="16" w:author="Author" w:date="2025-12-07T21:28:00Z" w16du:dateUtc="2025-12-08T05:28:00Z">
        <w:r>
          <w:delText>S</w:delText>
        </w:r>
        <w:r w:rsidR="00F37988">
          <w:delText>upports robust error processing, simplifying artifact creation</w:delText>
        </w:r>
        <w:r w:rsidR="002F03BA">
          <w:delText>.</w:delText>
        </w:r>
      </w:del>
    </w:p>
    <w:p w14:paraId="4DCF80BA" w14:textId="77777777" w:rsidR="00F37988" w:rsidRDefault="00D5783E" w:rsidP="00430E0D">
      <w:pPr>
        <w:pStyle w:val="ListParagraph"/>
        <w:numPr>
          <w:ilvl w:val="0"/>
          <w:numId w:val="24"/>
        </w:numPr>
        <w:spacing w:after="0" w:line="240" w:lineRule="auto"/>
        <w:rPr>
          <w:del w:id="17" w:author="Author" w:date="2025-12-07T21:28:00Z" w16du:dateUtc="2025-12-08T05:28:00Z"/>
        </w:rPr>
      </w:pPr>
      <w:del w:id="18" w:author="Author" w:date="2025-12-07T21:28:00Z" w16du:dateUtc="2025-12-08T05:28:00Z">
        <w:r>
          <w:delText>I</w:delText>
        </w:r>
        <w:r w:rsidR="00F37988">
          <w:delText>ncorporates standard template interpolation, but can be extended with powerful generation capabilities simplifying artifact creation.</w:delText>
        </w:r>
      </w:del>
    </w:p>
    <w:p w14:paraId="2C8A48C5" w14:textId="77777777" w:rsidR="00C94C1F" w:rsidRDefault="00CD4D5F" w:rsidP="00430E0D">
      <w:pPr>
        <w:pStyle w:val="ListParagraph"/>
        <w:numPr>
          <w:ilvl w:val="0"/>
          <w:numId w:val="24"/>
        </w:numPr>
        <w:spacing w:after="0" w:line="240" w:lineRule="auto"/>
        <w:rPr>
          <w:del w:id="19" w:author="Author" w:date="2025-12-07T21:28:00Z" w16du:dateUtc="2025-12-08T05:28:00Z"/>
        </w:rPr>
      </w:pPr>
      <w:del w:id="20" w:author="Author" w:date="2025-12-07T21:28:00Z" w16du:dateUtc="2025-12-08T05:28:00Z">
        <w:r>
          <w:delText xml:space="preserve">And it </w:delText>
        </w:r>
        <w:r w:rsidR="001D7F55">
          <w:delText>Is</w:delText>
        </w:r>
        <w:r w:rsidR="00C94C1F">
          <w:delText xml:space="preserve"> a replacement for Bash with greater reliability (robust execution) and simplified orchestration.</w:delText>
        </w:r>
      </w:del>
    </w:p>
    <w:p w14:paraId="5016884E" w14:textId="77777777" w:rsidR="00776773" w:rsidRDefault="00776773" w:rsidP="00776773">
      <w:pPr>
        <w:spacing w:after="0" w:line="240" w:lineRule="auto"/>
        <w:rPr>
          <w:del w:id="21" w:author="Author" w:date="2025-12-07T21:28:00Z" w16du:dateUtc="2025-12-08T05:28:00Z"/>
        </w:rPr>
      </w:pPr>
    </w:p>
    <w:p w14:paraId="0B77F0E8" w14:textId="77777777" w:rsidR="00776773" w:rsidRDefault="00776773" w:rsidP="00776773">
      <w:pPr>
        <w:spacing w:after="0" w:line="240" w:lineRule="auto"/>
        <w:rPr>
          <w:del w:id="22" w:author="Author" w:date="2025-12-07T21:28:00Z" w16du:dateUtc="2025-12-08T05:28:00Z"/>
        </w:rPr>
      </w:pPr>
      <w:del w:id="23" w:author="Author" w:date="2025-12-07T21:28:00Z" w16du:dateUtc="2025-12-08T05:28:00Z">
        <w:r>
          <w:delText xml:space="preserve">We additionally offer examples of enhanced templating, accessed using </w:delText>
        </w:r>
        <w:r w:rsidR="00410BB0">
          <w:delText>ANT, which</w:delText>
        </w:r>
        <w:r>
          <w:delText xml:space="preserve"> eliminates the need to use Bash code in constructing dynamic content.</w:delText>
        </w:r>
      </w:del>
    </w:p>
    <w:p w14:paraId="13619C39" w14:textId="77777777" w:rsidR="00430E0D" w:rsidRDefault="00430E0D" w:rsidP="00741ABC">
      <w:pPr>
        <w:spacing w:after="0" w:line="240" w:lineRule="auto"/>
        <w:rPr>
          <w:del w:id="24" w:author="Author" w:date="2025-12-07T21:28:00Z" w16du:dateUtc="2025-12-08T05:28:00Z"/>
        </w:rPr>
      </w:pPr>
    </w:p>
    <w:p w14:paraId="22B2E311" w14:textId="77777777" w:rsidR="00F37988" w:rsidRDefault="00430E0D" w:rsidP="00430E0D">
      <w:pPr>
        <w:pStyle w:val="Heading2"/>
        <w:spacing w:before="0" w:line="240" w:lineRule="auto"/>
        <w:rPr>
          <w:del w:id="25" w:author="Author" w:date="2025-12-07T21:28:00Z" w16du:dateUtc="2025-12-08T05:28:00Z"/>
        </w:rPr>
      </w:pPr>
      <w:del w:id="26" w:author="Author" w:date="2025-12-07T21:28:00Z" w16du:dateUtc="2025-12-08T05:28:00Z">
        <w:r>
          <w:delText>Introduction</w:delText>
        </w:r>
      </w:del>
    </w:p>
    <w:p w14:paraId="43BDCB08" w14:textId="77777777" w:rsidR="00430E0D" w:rsidRDefault="00430E0D" w:rsidP="00741ABC">
      <w:pPr>
        <w:spacing w:after="0" w:line="240" w:lineRule="auto"/>
        <w:rPr>
          <w:del w:id="27" w:author="Author" w:date="2025-12-07T21:28:00Z" w16du:dateUtc="2025-12-08T05:28:00Z"/>
        </w:rPr>
      </w:pPr>
    </w:p>
    <w:p w14:paraId="71C29067" w14:textId="6425CFDC" w:rsidR="00D8770C" w:rsidRDefault="00155DA0">
      <w:pPr>
        <w:spacing w:after="0" w:line="240" w:lineRule="auto"/>
      </w:pPr>
      <w:r>
        <w:t xml:space="preserve">The practice of DevOps frequently requires assembling collections of </w:t>
      </w:r>
      <w:commentRangeStart w:id="28"/>
      <w:commentRangeStart w:id="29"/>
      <w:r>
        <w:t xml:space="preserve">modified files to </w:t>
      </w:r>
      <w:del w:id="30" w:author="Author" w:date="2025-12-07T21:28:00Z" w16du:dateUtc="2025-12-08T05:28:00Z">
        <w:r w:rsidR="00E36063">
          <w:delText>deploy</w:delText>
        </w:r>
      </w:del>
      <w:ins w:id="31" w:author="Author" w:date="2025-12-07T21:28:00Z" w16du:dateUtc="2025-12-08T05:28:00Z">
        <w:r>
          <w:t>be deployed</w:t>
        </w:r>
      </w:ins>
      <w:r>
        <w:t xml:space="preserve"> to remote servers</w:t>
      </w:r>
      <w:del w:id="32" w:author="Author" w:date="2025-12-07T21:28:00Z" w16du:dateUtc="2025-12-08T05:28:00Z">
        <w:r w:rsidR="00E104F2">
          <w:delText>. Examples are</w:delText>
        </w:r>
      </w:del>
      <w:ins w:id="33" w:author="Author" w:date="2025-12-07T21:28:00Z" w16du:dateUtc="2025-12-08T05:28:00Z">
        <w:r>
          <w:t>, such as</w:t>
        </w:r>
      </w:ins>
      <w:r>
        <w:t xml:space="preserve"> configuration files or payloads for Cloud APIs</w:t>
      </w:r>
      <w:commentRangeEnd w:id="28"/>
      <w:r>
        <w:commentReference w:id="28"/>
      </w:r>
      <w:commentRangeEnd w:id="29"/>
      <w:r>
        <w:commentReference w:id="29"/>
      </w:r>
      <w:r>
        <w:t xml:space="preserve">. There are many tools to handle these “push” </w:t>
      </w:r>
      <w:del w:id="34" w:author="Author" w:date="2025-12-07T21:28:00Z" w16du:dateUtc="2025-12-08T05:28:00Z">
        <w:r w:rsidR="00E36063" w:rsidRPr="00E36063">
          <w:delText>operation</w:delText>
        </w:r>
        <w:r w:rsidR="00E36063">
          <w:delText>s</w:delText>
        </w:r>
      </w:del>
      <w:ins w:id="35" w:author="Author" w:date="2025-12-07T21:28:00Z" w16du:dateUtc="2025-12-08T05:28:00Z">
        <w:r>
          <w:t>operation</w:t>
        </w:r>
      </w:ins>
      <w:r>
        <w:t xml:space="preserve"> to remote servers, and to maintain the concordance between the repository of source documents and the transformed representations on remote servers. </w:t>
      </w:r>
      <w:commentRangeStart w:id="36"/>
      <w:commentRangeStart w:id="37"/>
      <w:r>
        <w:t xml:space="preserve">Configuration Management tools such as Chef and Puppet are classic examples of configuration </w:t>
      </w:r>
      <w:del w:id="38" w:author="Author" w:date="2025-12-07T21:28:00Z" w16du:dateUtc="2025-12-08T05:28:00Z">
        <w:r w:rsidR="000E3EE5">
          <w:delText>file management</w:delText>
        </w:r>
        <w:r w:rsidR="00E36063">
          <w:delText>.</w:delText>
        </w:r>
      </w:del>
      <w:ins w:id="39" w:author="Author" w:date="2025-12-07T21:28:00Z" w16du:dateUtc="2025-12-08T05:28:00Z">
        <w:r>
          <w:t>files.  More recently,</w:t>
        </w:r>
      </w:ins>
      <w:r>
        <w:t xml:space="preserve"> Infrastructure-as-Code tools like Terraform, Packer, and Ansible are examples of payloads for Cloud APIs.</w:t>
      </w:r>
      <w:commentRangeEnd w:id="36"/>
      <w:r>
        <w:commentReference w:id="36"/>
      </w:r>
      <w:commentRangeEnd w:id="37"/>
      <w:r>
        <w:commentReference w:id="37"/>
      </w:r>
      <w:r>
        <w:t xml:space="preserve"> </w:t>
      </w:r>
      <w:commentRangeStart w:id="40"/>
      <w:commentRangeStart w:id="41"/>
      <w:r>
        <w:t xml:space="preserve">These tools are designed following the philosophy </w:t>
      </w:r>
      <w:del w:id="42" w:author="Author" w:date="2025-12-07T21:28:00Z" w16du:dateUtc="2025-12-08T05:28:00Z">
        <w:r w:rsidR="00E36063">
          <w:delText>of</w:delText>
        </w:r>
      </w:del>
      <w:ins w:id="43" w:author="Author" w:date="2025-12-07T21:28:00Z" w16du:dateUtc="2025-12-08T05:28:00Z">
        <w:r>
          <w:t>off</w:t>
        </w:r>
      </w:ins>
      <w:r>
        <w:t xml:space="preserve"> building one tool that does a specific job well</w:t>
      </w:r>
      <w:del w:id="44" w:author="Author" w:date="2025-12-07T21:28:00Z" w16du:dateUtc="2025-12-08T05:28:00Z">
        <w:r w:rsidR="00E36063">
          <w:delText>,</w:delText>
        </w:r>
      </w:del>
      <w:r>
        <w:t xml:space="preserve"> and loosely coupling many tools together</w:t>
      </w:r>
      <w:del w:id="45" w:author="Author" w:date="2025-12-07T21:28:00Z" w16du:dateUtc="2025-12-08T05:28:00Z">
        <w:r w:rsidR="00E36063">
          <w:delText xml:space="preserve"> to accomplish a deployment</w:delText>
        </w:r>
        <w:r w:rsidR="00C4136A">
          <w:delText>.</w:delText>
        </w:r>
      </w:del>
      <w:ins w:id="46" w:author="Author" w:date="2025-12-07T21:28:00Z" w16du:dateUtc="2025-12-08T05:28:00Z">
        <w:r>
          <w:t>.</w:t>
        </w:r>
        <w:commentRangeEnd w:id="40"/>
        <w:r>
          <w:commentReference w:id="40"/>
        </w:r>
        <w:commentRangeEnd w:id="41"/>
        <w:r>
          <w:commentReference w:id="41"/>
        </w:r>
        <w:r>
          <w:t xml:space="preserve">  </w:t>
        </w:r>
      </w:ins>
    </w:p>
    <w:p w14:paraId="502AC564" w14:textId="77777777" w:rsidR="00D8770C" w:rsidRDefault="00D8770C">
      <w:pPr>
        <w:spacing w:after="0" w:line="240" w:lineRule="auto"/>
      </w:pPr>
    </w:p>
    <w:p w14:paraId="0456D5D0" w14:textId="77777777" w:rsidR="00E36063" w:rsidRDefault="00E36063" w:rsidP="00741ABC">
      <w:pPr>
        <w:spacing w:after="0" w:line="240" w:lineRule="auto"/>
        <w:rPr>
          <w:del w:id="47" w:author="Author" w:date="2025-12-07T21:28:00Z" w16du:dateUtc="2025-12-08T05:28:00Z"/>
        </w:rPr>
      </w:pPr>
      <w:del w:id="48" w:author="Author" w:date="2025-12-07T21:28:00Z" w16du:dateUtc="2025-12-08T05:28:00Z">
        <w:r>
          <w:delText xml:space="preserve">Two things are </w:delText>
        </w:r>
      </w:del>
      <w:commentRangeStart w:id="49"/>
      <w:commentRangeStart w:id="50"/>
      <w:ins w:id="51" w:author="Author" w:date="2025-12-07T21:28:00Z" w16du:dateUtc="2025-12-08T05:28:00Z">
        <w:r w:rsidR="00155DA0">
          <w:t xml:space="preserve">What is </w:t>
        </w:r>
      </w:ins>
      <w:r w:rsidR="00155DA0">
        <w:rPr>
          <w:i/>
        </w:rPr>
        <w:t>not</w:t>
      </w:r>
      <w:r w:rsidR="00155DA0">
        <w:t xml:space="preserve"> handled well </w:t>
      </w:r>
      <w:del w:id="52" w:author="Author" w:date="2025-12-07T21:28:00Z" w16du:dateUtc="2025-12-08T05:28:00Z">
        <w:r w:rsidR="00741ABC">
          <w:delText>by</w:delText>
        </w:r>
      </w:del>
      <w:ins w:id="53" w:author="Author" w:date="2025-12-07T21:28:00Z" w16du:dateUtc="2025-12-08T05:28:00Z">
        <w:r w:rsidR="00155DA0">
          <w:t>is matrix of tool couplings and variant targets (i.e. environments).  In other words, the “glue code” between</w:t>
        </w:r>
      </w:ins>
      <w:r w:rsidR="00155DA0">
        <w:t xml:space="preserve"> these tools</w:t>
      </w:r>
      <w:del w:id="54" w:author="Author" w:date="2025-12-07T21:28:00Z" w16du:dateUtc="2025-12-08T05:28:00Z">
        <w:r w:rsidR="0020738F">
          <w:delText>, using Bash,</w:delText>
        </w:r>
        <w:r w:rsidR="00B76543">
          <w:delText xml:space="preserve"> in</w:delText>
        </w:r>
        <w:r w:rsidR="000E3EE5">
          <w:delText xml:space="preserve"> </w:delText>
        </w:r>
        <w:r w:rsidR="0020738F">
          <w:delText xml:space="preserve">most </w:delText>
        </w:r>
        <w:r w:rsidR="000E3EE5">
          <w:delText>current approaches</w:delText>
        </w:r>
        <w:r>
          <w:delText>:</w:delText>
        </w:r>
      </w:del>
    </w:p>
    <w:p w14:paraId="12554A4E" w14:textId="77777777" w:rsidR="0020738F" w:rsidRDefault="0020738F" w:rsidP="00741ABC">
      <w:pPr>
        <w:spacing w:after="0" w:line="240" w:lineRule="auto"/>
        <w:rPr>
          <w:del w:id="55" w:author="Author" w:date="2025-12-07T21:28:00Z" w16du:dateUtc="2025-12-08T05:28:00Z"/>
        </w:rPr>
      </w:pPr>
    </w:p>
    <w:p w14:paraId="282FE1BF" w14:textId="77777777" w:rsidR="000E3EE5" w:rsidRDefault="000E3EE5" w:rsidP="00E36063">
      <w:pPr>
        <w:pStyle w:val="ListParagraph"/>
        <w:numPr>
          <w:ilvl w:val="0"/>
          <w:numId w:val="23"/>
        </w:numPr>
        <w:spacing w:after="0" w:line="240" w:lineRule="auto"/>
        <w:rPr>
          <w:del w:id="56" w:author="Author" w:date="2025-12-07T21:28:00Z" w16du:dateUtc="2025-12-08T05:28:00Z"/>
        </w:rPr>
      </w:pPr>
      <w:del w:id="57" w:author="Author" w:date="2025-12-07T21:28:00Z" w16du:dateUtc="2025-12-08T05:28:00Z">
        <w:r>
          <w:delText>Orchestrating the tools to create</w:delText>
        </w:r>
      </w:del>
      <w:ins w:id="58" w:author="Author" w:date="2025-12-07T21:28:00Z" w16du:dateUtc="2025-12-08T05:28:00Z">
        <w:r w:rsidR="00155DA0">
          <w:t xml:space="preserve"> that performs</w:t>
        </w:r>
      </w:ins>
      <w:r w:rsidR="00155DA0">
        <w:t xml:space="preserve"> the </w:t>
      </w:r>
      <w:commentRangeEnd w:id="49"/>
      <w:del w:id="59" w:author="Author" w:date="2025-12-07T21:28:00Z" w16du:dateUtc="2025-12-08T05:28:00Z">
        <w:r>
          <w:delText xml:space="preserve">deployable artifact, </w:delText>
        </w:r>
        <w:r w:rsidR="00F37988">
          <w:delText>and</w:delText>
        </w:r>
      </w:del>
    </w:p>
    <w:p w14:paraId="5B4731BC" w14:textId="77777777" w:rsidR="00E36063" w:rsidRDefault="00E36063" w:rsidP="000E3EE5">
      <w:pPr>
        <w:pStyle w:val="ListParagraph"/>
        <w:numPr>
          <w:ilvl w:val="0"/>
          <w:numId w:val="23"/>
        </w:numPr>
        <w:spacing w:after="0" w:line="240" w:lineRule="auto"/>
        <w:rPr>
          <w:del w:id="60" w:author="Author" w:date="2025-12-07T21:28:00Z" w16du:dateUtc="2025-12-08T05:28:00Z"/>
        </w:rPr>
      </w:pPr>
      <w:del w:id="61" w:author="Author" w:date="2025-12-07T21:28:00Z" w16du:dateUtc="2025-12-08T05:28:00Z">
        <w:r>
          <w:delText>T</w:delText>
        </w:r>
        <w:r w:rsidR="00741ABC">
          <w:delText>he</w:delText>
        </w:r>
      </w:del>
      <w:ins w:id="62" w:author="Author" w:date="2025-12-07T21:28:00Z" w16du:dateUtc="2025-12-08T05:28:00Z">
        <w:r w:rsidR="00155DA0">
          <w:commentReference w:id="49"/>
        </w:r>
        <w:commentRangeEnd w:id="50"/>
        <w:r w:rsidR="00155DA0">
          <w:commentReference w:id="50"/>
        </w:r>
        <w:r w:rsidR="00155DA0">
          <w:rPr>
            <w:i/>
          </w:rPr>
          <w:t>actual</w:t>
        </w:r>
      </w:ins>
      <w:r w:rsidR="00155DA0">
        <w:rPr>
          <w:i/>
          <w:rPrChange w:id="63" w:author="Author" w:date="2025-12-07T21:28:00Z" w16du:dateUtc="2025-12-08T05:28:00Z">
            <w:rPr/>
          </w:rPrChange>
        </w:rPr>
        <w:t xml:space="preserve"> </w:t>
      </w:r>
      <w:r w:rsidR="00155DA0">
        <w:rPr>
          <w:i/>
        </w:rPr>
        <w:t>assembly</w:t>
      </w:r>
      <w:r w:rsidR="00155DA0">
        <w:t xml:space="preserve"> and </w:t>
      </w:r>
      <w:r w:rsidR="00155DA0">
        <w:rPr>
          <w:i/>
        </w:rPr>
        <w:t>disassembly</w:t>
      </w:r>
      <w:r w:rsidR="00155DA0">
        <w:t xml:space="preserve"> of the deployable files </w:t>
      </w:r>
      <w:del w:id="64" w:author="Author" w:date="2025-12-07T21:28:00Z" w16du:dateUtc="2025-12-08T05:28:00Z">
        <w:r w:rsidR="008C1CFA">
          <w:delText xml:space="preserve">for variant targets (i.e., </w:delText>
        </w:r>
      </w:del>
      <w:ins w:id="65" w:author="Author" w:date="2025-12-07T21:28:00Z" w16du:dateUtc="2025-12-08T05:28:00Z">
        <w:r w:rsidR="00155DA0">
          <w:t xml:space="preserve">at each end of the </w:t>
        </w:r>
      </w:ins>
      <w:r w:rsidR="00155DA0">
        <w:t>deployment</w:t>
      </w:r>
      <w:del w:id="66" w:author="Author" w:date="2025-12-07T21:28:00Z" w16du:dateUtc="2025-12-08T05:28:00Z">
        <w:r w:rsidR="001D7F55">
          <w:delText xml:space="preserve"> </w:delText>
        </w:r>
        <w:r w:rsidR="008C1CFA">
          <w:delText>environments</w:delText>
        </w:r>
        <w:r w:rsidR="000E3EE5">
          <w:delText>.</w:delText>
        </w:r>
        <w:r w:rsidR="008C1CFA">
          <w:delText>)</w:delText>
        </w:r>
      </w:del>
    </w:p>
    <w:p w14:paraId="554BD648" w14:textId="77777777" w:rsidR="00E36063" w:rsidRDefault="00E36063" w:rsidP="00741ABC">
      <w:pPr>
        <w:spacing w:after="0" w:line="240" w:lineRule="auto"/>
        <w:rPr>
          <w:del w:id="67" w:author="Author" w:date="2025-12-07T21:28:00Z" w16du:dateUtc="2025-12-08T05:28:00Z"/>
        </w:rPr>
      </w:pPr>
    </w:p>
    <w:p w14:paraId="13E35E7A" w14:textId="0E1BE104" w:rsidR="00D8770C" w:rsidRDefault="008C1CFA">
      <w:pPr>
        <w:spacing w:after="0" w:line="240" w:lineRule="auto"/>
      </w:pPr>
      <w:del w:id="68" w:author="Author" w:date="2025-12-07T21:28:00Z" w16du:dateUtc="2025-12-08T05:28:00Z">
        <w:r>
          <w:delText xml:space="preserve">Orchestration is performed by “glue code” </w:delText>
        </w:r>
        <w:r w:rsidR="0087071D">
          <w:delText>that invokes</w:delText>
        </w:r>
        <w:r>
          <w:delText xml:space="preserve"> the</w:delText>
        </w:r>
        <w:r w:rsidR="000E3EE5">
          <w:delText>se</w:delText>
        </w:r>
        <w:r>
          <w:delText xml:space="preserve"> tools</w:delText>
        </w:r>
        <w:r w:rsidR="0020738F">
          <w:delText>; all too often done with Bash</w:delText>
        </w:r>
        <w:r>
          <w:delText>.</w:delText>
        </w:r>
      </w:del>
      <w:ins w:id="69" w:author="Author" w:date="2025-12-07T21:28:00Z" w16du:dateUtc="2025-12-08T05:28:00Z">
        <w:r w:rsidR="00155DA0">
          <w:t>.</w:t>
        </w:r>
      </w:ins>
      <w:r w:rsidR="00155DA0">
        <w:t xml:space="preserve"> The deployed files are </w:t>
      </w:r>
      <w:del w:id="70" w:author="Author" w:date="2025-12-07T21:28:00Z" w16du:dateUtc="2025-12-08T05:28:00Z">
        <w:r w:rsidR="0020738F">
          <w:delText>frequently</w:delText>
        </w:r>
      </w:del>
      <w:ins w:id="71" w:author="Author" w:date="2025-12-07T21:28:00Z" w16du:dateUtc="2025-12-08T05:28:00Z">
        <w:r w:rsidR="00155DA0">
          <w:t>often</w:t>
        </w:r>
      </w:ins>
      <w:r w:rsidR="00155DA0">
        <w:t xml:space="preserve"> text files that are very similar across </w:t>
      </w:r>
      <w:del w:id="72" w:author="Author" w:date="2025-12-07T21:28:00Z" w16du:dateUtc="2025-12-08T05:28:00Z">
        <w:r w:rsidR="009C7347">
          <w:delText>deployment</w:delText>
        </w:r>
        <w:r w:rsidR="00592E3F">
          <w:delText xml:space="preserve"> </w:delText>
        </w:r>
      </w:del>
      <w:r w:rsidR="00155DA0">
        <w:t>targets. Maintenance of the target-specific variants becomes difficult</w:t>
      </w:r>
      <w:del w:id="73" w:author="Author" w:date="2025-12-07T21:28:00Z" w16du:dateUtc="2025-12-08T05:28:00Z">
        <w:r>
          <w:delText xml:space="preserve"> </w:delText>
        </w:r>
        <w:r w:rsidR="00B11920">
          <w:delText xml:space="preserve">as </w:delText>
        </w:r>
        <w:r>
          <w:delText xml:space="preserve">more targets are </w:delText>
        </w:r>
        <w:r w:rsidR="000E3EE5">
          <w:delText>supported</w:delText>
        </w:r>
        <w:r w:rsidR="00592E3F">
          <w:delText>.</w:delText>
        </w:r>
      </w:del>
      <w:ins w:id="74" w:author="Author" w:date="2025-12-07T21:28:00Z" w16du:dateUtc="2025-12-08T05:28:00Z">
        <w:r w:rsidR="00155DA0">
          <w:t>.</w:t>
        </w:r>
      </w:ins>
      <w:r w:rsidR="00155DA0">
        <w:t xml:space="preserve"> We must deploy the correct variant to each target while keeping the common parts identical.</w:t>
      </w:r>
      <w:del w:id="75" w:author="Author" w:date="2025-12-07T21:28:00Z" w16du:dateUtc="2025-12-08T05:28:00Z">
        <w:r w:rsidR="0020738F">
          <w:delText xml:space="preserve"> The common portion of each document comprises most of the deployable artifact.</w:delText>
        </w:r>
      </w:del>
    </w:p>
    <w:p w14:paraId="14AC3D4C" w14:textId="77777777" w:rsidR="00D8770C" w:rsidRDefault="00D8770C">
      <w:pPr>
        <w:spacing w:after="0" w:line="240" w:lineRule="auto"/>
      </w:pPr>
    </w:p>
    <w:p w14:paraId="2EB85152" w14:textId="4402A9A2" w:rsidR="00D8770C" w:rsidRDefault="00155DA0">
      <w:pPr>
        <w:spacing w:after="0" w:line="240" w:lineRule="auto"/>
      </w:pPr>
      <w:bookmarkStart w:id="76" w:name="_gjdgxs" w:colFirst="0" w:colLast="0"/>
      <w:bookmarkEnd w:id="76"/>
      <w:r>
        <w:t xml:space="preserve">There are </w:t>
      </w:r>
      <w:del w:id="77" w:author="Author" w:date="2025-12-07T21:28:00Z" w16du:dateUtc="2025-12-08T05:28:00Z">
        <w:r w:rsidR="00C95FA6">
          <w:delText xml:space="preserve">“build” </w:delText>
        </w:r>
      </w:del>
      <w:r>
        <w:t xml:space="preserve">tools that </w:t>
      </w:r>
      <w:del w:id="78" w:author="Author" w:date="2025-12-07T21:28:00Z" w16du:dateUtc="2025-12-08T05:28:00Z">
        <w:r w:rsidR="00C95FA6">
          <w:delText xml:space="preserve">significantly </w:delText>
        </w:r>
        <w:r w:rsidR="00592E3F">
          <w:delText>help</w:delText>
        </w:r>
        <w:r w:rsidR="00323B76">
          <w:delText xml:space="preserve"> </w:delText>
        </w:r>
        <w:r w:rsidR="00C95FA6">
          <w:delText>create</w:delText>
        </w:r>
        <w:r w:rsidR="00323B76">
          <w:delText xml:space="preserve"> the target</w:delText>
        </w:r>
        <w:r w:rsidR="00C95FA6">
          <w:delText>-specific deployable</w:delText>
        </w:r>
        <w:r w:rsidR="00323B76">
          <w:delText xml:space="preserve"> files</w:delText>
        </w:r>
        <w:r w:rsidR="00C95FA6">
          <w:delText xml:space="preserve"> (i.e., artifacts</w:delText>
        </w:r>
        <w:r w:rsidR="00592E3F">
          <w:delText>.</w:delText>
        </w:r>
        <w:r w:rsidR="00C95FA6">
          <w:delText>)</w:delText>
        </w:r>
      </w:del>
      <w:ins w:id="79" w:author="Author" w:date="2025-12-07T21:28:00Z" w16du:dateUtc="2025-12-08T05:28:00Z">
        <w:r>
          <w:t>can help accomplish creating the correct deployment file sets.</w:t>
        </w:r>
      </w:ins>
      <w:r>
        <w:t xml:space="preserve"> Software application </w:t>
      </w:r>
      <w:del w:id="80" w:author="Author" w:date="2025-12-07T21:28:00Z" w16du:dateUtc="2025-12-08T05:28:00Z">
        <w:r w:rsidR="009E62D2">
          <w:delText xml:space="preserve">“build” </w:delText>
        </w:r>
      </w:del>
      <w:r>
        <w:t xml:space="preserve">development is a mature practice with similar requirements </w:t>
      </w:r>
      <w:del w:id="81" w:author="Author" w:date="2025-12-07T21:28:00Z" w16du:dateUtc="2025-12-08T05:28:00Z">
        <w:r w:rsidR="00182A0E">
          <w:delText xml:space="preserve">to DevOps, </w:delText>
        </w:r>
      </w:del>
      <w:r>
        <w:t xml:space="preserve">and </w:t>
      </w:r>
      <w:del w:id="82" w:author="Author" w:date="2025-12-07T21:28:00Z" w16du:dateUtc="2025-12-08T05:28:00Z">
        <w:r w:rsidR="00C95FA6">
          <w:delText>many</w:delText>
        </w:r>
      </w:del>
      <w:ins w:id="83" w:author="Author" w:date="2025-12-07T21:28:00Z" w16du:dateUtc="2025-12-08T05:28:00Z">
        <w:r>
          <w:t>a long history of</w:t>
        </w:r>
      </w:ins>
      <w:r>
        <w:t xml:space="preserve"> tools to “build” software components. This parallels DevOps practice of building deployable components. We </w:t>
      </w:r>
      <w:del w:id="84" w:author="Author" w:date="2025-12-07T21:28:00Z" w16du:dateUtc="2025-12-08T05:28:00Z">
        <w:r w:rsidR="009E62D2">
          <w:delText>will</w:delText>
        </w:r>
      </w:del>
      <w:ins w:id="85" w:author="Author" w:date="2025-12-07T21:28:00Z" w16du:dateUtc="2025-12-08T05:28:00Z">
        <w:r>
          <w:t>are going to</w:t>
        </w:r>
      </w:ins>
      <w:r>
        <w:t xml:space="preserve"> examine using </w:t>
      </w:r>
      <w:del w:id="86" w:author="Author" w:date="2025-12-07T21:28:00Z" w16du:dateUtc="2025-12-08T05:28:00Z">
        <w:r w:rsidR="009E62D2">
          <w:delText>the build</w:delText>
        </w:r>
      </w:del>
      <w:ins w:id="87" w:author="Author" w:date="2025-12-07T21:28:00Z" w16du:dateUtc="2025-12-08T05:28:00Z">
        <w:r>
          <w:t>one such</w:t>
        </w:r>
      </w:ins>
      <w:r>
        <w:t xml:space="preserve"> tool</w:t>
      </w:r>
      <w:ins w:id="88" w:author="Author" w:date="2025-12-07T21:28:00Z" w16du:dateUtc="2025-12-08T05:28:00Z">
        <w:r>
          <w:t>,</w:t>
        </w:r>
      </w:ins>
      <w:r>
        <w:t xml:space="preserve"> ANT</w:t>
      </w:r>
      <w:ins w:id="89" w:author="Author" w:date="2025-12-07T21:28:00Z" w16du:dateUtc="2025-12-08T05:28:00Z">
        <w:r>
          <w:t>,</w:t>
        </w:r>
      </w:ins>
      <w:r>
        <w:t xml:space="preserve"> in a DevOps scenario. ANT is </w:t>
      </w:r>
      <w:ins w:id="90" w:author="Author" w:date="2025-12-07T21:28:00Z" w16du:dateUtc="2025-12-08T05:28:00Z">
        <w:r>
          <w:t xml:space="preserve">one such tool </w:t>
        </w:r>
      </w:ins>
      <w:r>
        <w:t>well suited to DevOps</w:t>
      </w:r>
      <w:del w:id="91" w:author="Author" w:date="2025-12-07T21:28:00Z" w16du:dateUtc="2025-12-08T05:28:00Z">
        <w:r w:rsidR="009E62D2">
          <w:delText xml:space="preserve"> target preparation</w:delText>
        </w:r>
        <w:r w:rsidR="00592E3F">
          <w:delText>.</w:delText>
        </w:r>
        <w:r w:rsidR="009E62D2">
          <w:delText xml:space="preserve"> We will also review an enhanced templating approach that al</w:delText>
        </w:r>
        <w:r w:rsidR="00C95FA6">
          <w:delText>lows creation of complex deployable</w:delText>
        </w:r>
        <w:r w:rsidR="009E62D2">
          <w:delText xml:space="preserve"> artifacts without writing “code” to dynamically create the</w:delText>
        </w:r>
        <w:r w:rsidR="00C95FA6">
          <w:delText>se</w:delText>
        </w:r>
        <w:r w:rsidR="009E62D2">
          <w:delText xml:space="preserve"> files</w:delText>
        </w:r>
      </w:del>
      <w:r>
        <w:t>.</w:t>
      </w:r>
    </w:p>
    <w:p w14:paraId="70147FEB" w14:textId="77777777" w:rsidR="00D8770C" w:rsidRDefault="00D8770C">
      <w:pPr>
        <w:spacing w:after="0" w:line="240" w:lineRule="auto"/>
      </w:pPr>
    </w:p>
    <w:p w14:paraId="5D7C3F00" w14:textId="0B749CA1" w:rsidR="00D8770C" w:rsidRDefault="00155DA0">
      <w:pPr>
        <w:spacing w:after="0" w:line="240" w:lineRule="auto"/>
      </w:pPr>
      <w:r>
        <w:t>We first begin with a little background on build tools and why ANT is a good choice. If you wish to skip ahead to the example details, just look below for the title “</w:t>
      </w:r>
      <w:r>
        <w:rPr>
          <w:b/>
        </w:rPr>
        <w:t>ANT DevOps Example</w:t>
      </w:r>
      <w:r>
        <w:t xml:space="preserve">”. The files needed for the example are in the </w:t>
      </w:r>
      <w:r>
        <w:rPr>
          <w:rPrChange w:id="92" w:author="Author" w:date="2025-12-07T21:28:00Z" w16du:dateUtc="2025-12-08T05:28:00Z">
            <w:rPr>
              <w:b/>
              <w:i/>
            </w:rPr>
          </w:rPrChange>
        </w:rPr>
        <w:t>DemoDev</w:t>
      </w:r>
      <w:r>
        <w:t xml:space="preserve"> repository (see </w:t>
      </w:r>
      <w:r>
        <w:rPr>
          <w:i/>
        </w:rPr>
        <w:t>DemoDev Repository References</w:t>
      </w:r>
      <w:r>
        <w:t xml:space="preserve"> below for the URL.) The example files are system independent and do not require an IDE. Install Java, ANT, download the example files, rename the Jar file, and you are ready to run (or, as Al Bundy would say: “</w:t>
      </w:r>
      <w:r>
        <w:rPr>
          <w:i/>
        </w:rPr>
        <w:t>Let’s Rock!</w:t>
      </w:r>
      <w:r>
        <w:t>”)</w:t>
      </w:r>
    </w:p>
    <w:p w14:paraId="0289BABF" w14:textId="77777777" w:rsidR="00D8770C" w:rsidRDefault="00155DA0">
      <w:pPr>
        <w:pStyle w:val="Heading2"/>
        <w:spacing w:line="240" w:lineRule="auto"/>
      </w:pPr>
      <w:r>
        <w:t>Build Tool History</w:t>
      </w:r>
    </w:p>
    <w:p w14:paraId="78CDD965" w14:textId="77777777" w:rsidR="00D8770C" w:rsidRDefault="00D8770C">
      <w:pPr>
        <w:spacing w:after="0" w:line="240" w:lineRule="auto"/>
      </w:pPr>
    </w:p>
    <w:p w14:paraId="0C19F7C0" w14:textId="74301103" w:rsidR="00D8770C" w:rsidRDefault="000E3EE5">
      <w:pPr>
        <w:spacing w:after="0" w:line="240" w:lineRule="auto"/>
      </w:pPr>
      <w:del w:id="93" w:author="Author" w:date="2025-12-07T21:28:00Z" w16du:dateUtc="2025-12-08T05:28:00Z">
        <w:r>
          <w:delText>From</w:delText>
        </w:r>
      </w:del>
      <w:ins w:id="94" w:author="Author" w:date="2025-12-07T21:28:00Z" w16du:dateUtc="2025-12-08T05:28:00Z">
        <w:r w:rsidR="00155DA0">
          <w:t>In</w:t>
        </w:r>
      </w:ins>
      <w:r w:rsidR="00155DA0">
        <w:t xml:space="preserve"> the </w:t>
      </w:r>
      <w:del w:id="95" w:author="Author" w:date="2025-12-07T21:28:00Z" w16du:dateUtc="2025-12-08T05:28:00Z">
        <w:r>
          <w:delText>60’s through the early 90’s,</w:delText>
        </w:r>
      </w:del>
      <w:ins w:id="96" w:author="Author" w:date="2025-12-07T21:28:00Z" w16du:dateUtc="2025-12-08T05:28:00Z">
        <w:r w:rsidR="00155DA0">
          <w:t>beginning, there was</w:t>
        </w:r>
      </w:ins>
      <w:r w:rsidR="00155DA0">
        <w:t xml:space="preserve"> command-line scripting combined with custom programs </w:t>
      </w:r>
      <w:del w:id="97" w:author="Author" w:date="2025-12-07T21:28:00Z" w16du:dateUtc="2025-12-08T05:28:00Z">
        <w:r w:rsidR="00477591">
          <w:delText>was used</w:delText>
        </w:r>
      </w:del>
      <w:ins w:id="98" w:author="Author" w:date="2025-12-07T21:28:00Z" w16du:dateUtc="2025-12-08T05:28:00Z">
        <w:r w:rsidR="00155DA0">
          <w:t>created</w:t>
        </w:r>
      </w:ins>
      <w:r w:rsidR="00155DA0">
        <w:t xml:space="preserve"> for </w:t>
      </w:r>
      <w:del w:id="99" w:author="Author" w:date="2025-12-07T21:28:00Z" w16du:dateUtc="2025-12-08T05:28:00Z">
        <w:r w:rsidR="00477591">
          <w:delText>most</w:delText>
        </w:r>
      </w:del>
      <w:ins w:id="100" w:author="Author" w:date="2025-12-07T21:28:00Z" w16du:dateUtc="2025-12-08T05:28:00Z">
        <w:r w:rsidR="00155DA0">
          <w:t>unique</w:t>
        </w:r>
      </w:ins>
      <w:r w:rsidR="00155DA0">
        <w:t xml:space="preserve"> build situations</w:t>
      </w:r>
      <w:del w:id="101" w:author="Author" w:date="2025-12-07T21:28:00Z" w16du:dateUtc="2025-12-08T05:28:00Z">
        <w:r w:rsidR="00477591">
          <w:delText>.</w:delText>
        </w:r>
      </w:del>
      <w:ins w:id="102" w:author="Author" w:date="2025-12-07T21:28:00Z" w16du:dateUtc="2025-12-08T05:28:00Z">
        <w:r w:rsidR="00155DA0">
          <w:t xml:space="preserve"> (I was there and I remember.)</w:t>
        </w:r>
      </w:ins>
      <w:r w:rsidR="00155DA0">
        <w:t xml:space="preserve"> Then MAKE </w:t>
      </w:r>
      <w:del w:id="103" w:author="Author" w:date="2025-12-07T21:28:00Z" w16du:dateUtc="2025-12-08T05:28:00Z">
        <w:r w:rsidR="00477591">
          <w:delText>was more widely adapted</w:delText>
        </w:r>
        <w:r w:rsidR="00507522">
          <w:delText>.</w:delText>
        </w:r>
      </w:del>
      <w:ins w:id="104" w:author="Author" w:date="2025-12-07T21:28:00Z" w16du:dateUtc="2025-12-08T05:28:00Z">
        <w:r w:rsidR="00155DA0">
          <w:t>came along.</w:t>
        </w:r>
      </w:ins>
      <w:r w:rsidR="00155DA0">
        <w:t xml:space="preserve"> Unfortunately, MAKE was optimized to compile C code and did a poor job of dealing with the slow </w:t>
      </w:r>
      <w:del w:id="105" w:author="Author" w:date="2025-12-07T21:28:00Z" w16du:dateUtc="2025-12-08T05:28:00Z">
        <w:r w:rsidR="009E42F5">
          <w:delText xml:space="preserve">startup of the </w:delText>
        </w:r>
        <w:r w:rsidR="003666D5" w:rsidRPr="003666D5">
          <w:rPr>
            <w:i/>
          </w:rPr>
          <w:delText>javac</w:delText>
        </w:r>
      </w:del>
      <w:ins w:id="106" w:author="Author" w:date="2025-12-07T21:28:00Z" w16du:dateUtc="2025-12-08T05:28:00Z">
        <w:r w:rsidR="00155DA0">
          <w:t>Javac</w:t>
        </w:r>
      </w:ins>
      <w:r w:rsidR="00155DA0">
        <w:t xml:space="preserve"> compiler (see </w:t>
      </w:r>
      <w:del w:id="107" w:author="Author" w:date="2025-12-07T21:28:00Z" w16du:dateUtc="2025-12-08T05:28:00Z">
        <w:r>
          <w:delText>reference 6 below.</w:delText>
        </w:r>
        <w:r w:rsidR="00392190">
          <w:delText>)</w:delText>
        </w:r>
      </w:del>
      <w:commentRangeStart w:id="108"/>
      <w:commentRangeStart w:id="109"/>
      <w:ins w:id="110" w:author="Author" w:date="2025-12-07T21:28:00Z" w16du:dateUtc="2025-12-08T05:28:00Z">
        <w:r w:rsidR="00155DA0">
          <w:fldChar w:fldCharType="begin"/>
        </w:r>
        <w:r w:rsidR="00155DA0">
          <w:instrText>HYPERLINK "https://stackoverflow.com/questions/2209827/why-is-no-one-using-make-for-java" \h</w:instrText>
        </w:r>
        <w:r w:rsidR="00155DA0">
          <w:fldChar w:fldCharType="separate"/>
        </w:r>
        <w:r w:rsidR="00155DA0">
          <w:rPr>
            <w:color w:val="1155CC"/>
            <w:u w:val="single"/>
          </w:rPr>
          <w:t xml:space="preserve">Why No One is Using Make for Java at </w:t>
        </w:r>
        <w:proofErr w:type="spellStart"/>
        <w:r w:rsidR="00155DA0">
          <w:rPr>
            <w:color w:val="1155CC"/>
            <w:u w:val="single"/>
          </w:rPr>
          <w:t>StackOverflow</w:t>
        </w:r>
        <w:proofErr w:type="spellEnd"/>
        <w:r w:rsidR="00155DA0">
          <w:fldChar w:fldCharType="end"/>
        </w:r>
        <w:commentRangeEnd w:id="108"/>
        <w:r w:rsidR="00155DA0">
          <w:commentReference w:id="108"/>
        </w:r>
        <w:commentRangeEnd w:id="109"/>
        <w:r w:rsidR="00155DA0">
          <w:commentReference w:id="109"/>
        </w:r>
        <w:r w:rsidR="00155DA0">
          <w:t>.)</w:t>
        </w:r>
      </w:ins>
      <w:r w:rsidR="00155DA0">
        <w:t xml:space="preserve"> In addition, MAKE represented actions to </w:t>
      </w:r>
      <w:del w:id="111" w:author="Author" w:date="2025-12-07T21:28:00Z" w16du:dateUtc="2025-12-08T05:28:00Z">
        <w:r w:rsidR="009E42F5">
          <w:delText>“</w:delText>
        </w:r>
      </w:del>
      <w:r w:rsidR="00155DA0">
        <w:t>resolve dependencies</w:t>
      </w:r>
      <w:del w:id="112" w:author="Author" w:date="2025-12-07T21:28:00Z" w16du:dateUtc="2025-12-08T05:28:00Z">
        <w:r w:rsidR="009E42F5">
          <w:delText>”</w:delText>
        </w:r>
      </w:del>
      <w:r w:rsidR="00155DA0">
        <w:t xml:space="preserve"> as parameterized native executable invocations, and are thus not OS independent. IDE products sometimes use MAKE</w:t>
      </w:r>
      <w:del w:id="113" w:author="Author" w:date="2025-12-07T21:28:00Z" w16du:dateUtc="2025-12-08T05:28:00Z">
        <w:r w:rsidR="00477591">
          <w:delText xml:space="preserve"> internally to orchestrate a build</w:delText>
        </w:r>
      </w:del>
      <w:r w:rsidR="00155DA0">
        <w:t xml:space="preserve">, but they hide that </w:t>
      </w:r>
      <w:del w:id="114" w:author="Author" w:date="2025-12-07T21:28:00Z" w16du:dateUtc="2025-12-08T05:28:00Z">
        <w:r w:rsidR="00477591">
          <w:delText>usage</w:delText>
        </w:r>
      </w:del>
      <w:ins w:id="115" w:author="Author" w:date="2025-12-07T21:28:00Z" w16du:dateUtc="2025-12-08T05:28:00Z">
        <w:r w:rsidR="00155DA0">
          <w:t>use</w:t>
        </w:r>
      </w:ins>
      <w:r w:rsidR="00155DA0">
        <w:t xml:space="preserve"> from users. Many developers</w:t>
      </w:r>
      <w:del w:id="116" w:author="Author" w:date="2025-12-07T21:28:00Z" w16du:dateUtc="2025-12-08T05:28:00Z">
        <w:r w:rsidR="009E42F5">
          <w:delText xml:space="preserve"> in the early 90’s</w:delText>
        </w:r>
      </w:del>
      <w:r w:rsidR="00155DA0">
        <w:t xml:space="preserve"> relied on IDE driven builds that were difficult to automate.</w:t>
      </w:r>
    </w:p>
    <w:p w14:paraId="5B423520" w14:textId="77777777" w:rsidR="00D8770C" w:rsidRDefault="00D8770C">
      <w:pPr>
        <w:spacing w:after="0" w:line="240" w:lineRule="auto"/>
      </w:pPr>
    </w:p>
    <w:p w14:paraId="15FCE531" w14:textId="5D2E03E1" w:rsidR="00D8770C" w:rsidRDefault="00155DA0">
      <w:pPr>
        <w:spacing w:after="0" w:line="240" w:lineRule="auto"/>
      </w:pPr>
      <w:r>
        <w:t xml:space="preserve">Apache ANT was created for Java builds and used the </w:t>
      </w:r>
      <w:del w:id="117" w:author="Author" w:date="2025-12-07T21:28:00Z" w16du:dateUtc="2025-12-08T05:28:00Z">
        <w:r w:rsidR="00F03FCC" w:rsidRPr="00F03FCC">
          <w:rPr>
            <w:i/>
          </w:rPr>
          <w:delText>j</w:delText>
        </w:r>
        <w:r w:rsidR="00507522" w:rsidRPr="00F03FCC">
          <w:rPr>
            <w:i/>
          </w:rPr>
          <w:delText>avac</w:delText>
        </w:r>
        <w:r w:rsidR="00507522">
          <w:delText xml:space="preserve"> compiler</w:delText>
        </w:r>
        <w:r w:rsidR="00153589">
          <w:delText>’s ability</w:delText>
        </w:r>
      </w:del>
      <w:ins w:id="118" w:author="Author" w:date="2025-12-07T21:28:00Z" w16du:dateUtc="2025-12-08T05:28:00Z">
        <w:r>
          <w:t>Javac compiler</w:t>
        </w:r>
      </w:ins>
      <w:r>
        <w:t xml:space="preserve"> to handle incremental builds of </w:t>
      </w:r>
      <w:del w:id="119" w:author="Author" w:date="2025-12-07T21:28:00Z" w16du:dateUtc="2025-12-08T05:28:00Z">
        <w:r w:rsidR="00153589">
          <w:delText xml:space="preserve">large collections of </w:delText>
        </w:r>
      </w:del>
      <w:r>
        <w:t xml:space="preserve">Java files. ANT is basically an OS independent scripting language expressed using XML. ANT runs on all systems with Java, and </w:t>
      </w:r>
      <w:r>
        <w:rPr>
          <w:i/>
        </w:rPr>
        <w:t>it runs the same way!</w:t>
      </w:r>
      <w:r>
        <w:t xml:space="preserve"> ANT is extensible using “tasks”, which are </w:t>
      </w:r>
      <w:proofErr w:type="gramStart"/>
      <w:r>
        <w:t>similar to</w:t>
      </w:r>
      <w:proofErr w:type="gramEnd"/>
      <w:r>
        <w:t xml:space="preserve"> MAKE dependencies. Ivy was later added to ANT to provide Java library dependency management. Widespread ANT use resulted in complex build scripts and made poor build engineers </w:t>
      </w:r>
      <w:ins w:id="120" w:author="Author" w:date="2025-12-07T21:28:00Z" w16du:dateUtc="2025-12-08T05:28:00Z">
        <w:r>
          <w:t xml:space="preserve">having to </w:t>
        </w:r>
      </w:ins>
      <w:r>
        <w:t>re-learn each</w:t>
      </w:r>
      <w:del w:id="121" w:author="Author" w:date="2025-12-07T21:28:00Z" w16du:dateUtc="2025-12-08T05:28:00Z">
        <w:r w:rsidR="00507522">
          <w:delText xml:space="preserve"> </w:delText>
        </w:r>
        <w:r w:rsidR="00474704">
          <w:delText>application</w:delText>
        </w:r>
      </w:del>
      <w:r>
        <w:t xml:space="preserve"> build as a special case.</w:t>
      </w:r>
    </w:p>
    <w:p w14:paraId="21F1571A" w14:textId="77777777" w:rsidR="00D8770C" w:rsidRDefault="00D8770C">
      <w:pPr>
        <w:spacing w:after="0" w:line="240" w:lineRule="auto"/>
      </w:pPr>
    </w:p>
    <w:p w14:paraId="42A7532B" w14:textId="4957B9E3" w:rsidR="00D8770C" w:rsidRDefault="00155DA0">
      <w:pPr>
        <w:spacing w:after="0" w:line="240" w:lineRule="auto"/>
      </w:pPr>
      <w:r>
        <w:t xml:space="preserve">There was a movement for </w:t>
      </w:r>
      <w:r>
        <w:rPr>
          <w:b/>
          <w:i/>
        </w:rPr>
        <w:t>Convention over Configuration</w:t>
      </w:r>
      <w:r>
        <w:t xml:space="preserve">, first introduced with Rails, to simplify complex software creation (see </w:t>
      </w:r>
      <w:del w:id="122" w:author="Author" w:date="2025-12-07T21:28:00Z" w16du:dateUtc="2025-12-08T05:28:00Z">
        <w:r w:rsidR="00477591">
          <w:delText>reference 7</w:delText>
        </w:r>
        <w:r w:rsidR="00392190">
          <w:delText>.)</w:delText>
        </w:r>
      </w:del>
      <w:ins w:id="123" w:author="Author" w:date="2025-12-07T21:28:00Z" w16du:dateUtc="2025-12-08T05:28:00Z">
        <w:r>
          <w:fldChar w:fldCharType="begin"/>
        </w:r>
        <w:r>
          <w:instrText>HYPERLINK "https://en.wikipedia.org/wiki/Convention_over_configuration" \h</w:instrText>
        </w:r>
        <w:r>
          <w:fldChar w:fldCharType="separate"/>
        </w:r>
        <w:r>
          <w:rPr>
            <w:color w:val="1155CC"/>
            <w:u w:val="single"/>
          </w:rPr>
          <w:t>Convention over Configuration at Wikipedia</w:t>
        </w:r>
        <w:r>
          <w:fldChar w:fldCharType="end"/>
        </w:r>
        <w:r>
          <w:t>.)</w:t>
        </w:r>
      </w:ins>
      <w:r>
        <w:t xml:space="preserve"> As part of this movement, </w:t>
      </w:r>
      <w:r>
        <w:lastRenderedPageBreak/>
        <w:t>Apache Maven was created to take advantage of a strict convention approach. Everything in Maven is a convention. Directory layouts, the build cycle, and nested project structure are all proscribed. In summary, Maven extends ANT capabilities by providing good Java library dependency management, standard project layout and project management (Phases and Goals.) Maven worked well and is widespread, but Maven makes deviation from the “convention” difficult. Complex non-conforming Maven builds are difficult to create and understand.</w:t>
      </w:r>
    </w:p>
    <w:p w14:paraId="282E607B" w14:textId="77777777" w:rsidR="00D8770C" w:rsidRDefault="00D8770C">
      <w:pPr>
        <w:spacing w:after="0" w:line="240" w:lineRule="auto"/>
      </w:pPr>
    </w:p>
    <w:p w14:paraId="16380995" w14:textId="3BBB149B" w:rsidR="00D8770C" w:rsidRDefault="00155DA0">
      <w:pPr>
        <w:spacing w:after="0" w:line="240" w:lineRule="auto"/>
      </w:pPr>
      <w:r>
        <w:t>Many felt Maven went too far in strict convention, and so Gradle was created to allow “convention over configuration” to make it easier to express complex builds. Gradle expresses build steps as “tasks” using a DSL (Domain Specific Language</w:t>
      </w:r>
      <w:del w:id="124" w:author="Author" w:date="2025-12-07T21:28:00Z" w16du:dateUtc="2025-12-08T05:28:00Z">
        <w:r w:rsidR="004364CA">
          <w:delText>.</w:delText>
        </w:r>
        <w:r w:rsidR="00EA085E">
          <w:delText xml:space="preserve">) </w:delText>
        </w:r>
        <w:r w:rsidR="004364CA">
          <w:delText>The DSL is</w:delText>
        </w:r>
      </w:del>
      <w:ins w:id="125" w:author="Author" w:date="2025-12-07T21:28:00Z" w16du:dateUtc="2025-12-08T05:28:00Z">
        <w:r>
          <w:t>)</w:t>
        </w:r>
      </w:ins>
      <w:r>
        <w:t xml:space="preserve"> based on the JVM language Groovy, and recently added Kotlin. Plugins provide the functionality for tasks. Like Maven, there are standard project layouts, but these can easily be altered as needed. Gradle offers greater flexibility over other build tools when resolving version conflicts and managing transitive dependencies. In addition, Gradle accelerates builds through sophisticated incremental compilation and build caching.</w:t>
      </w:r>
    </w:p>
    <w:p w14:paraId="7ED443C2" w14:textId="77777777" w:rsidR="00D8770C" w:rsidRDefault="00155DA0">
      <w:pPr>
        <w:pStyle w:val="Heading2"/>
      </w:pPr>
      <w:r>
        <w:t>Why ANT</w:t>
      </w:r>
    </w:p>
    <w:p w14:paraId="3038773E" w14:textId="77777777" w:rsidR="00D8770C" w:rsidRDefault="00D8770C">
      <w:pPr>
        <w:spacing w:after="0" w:line="240" w:lineRule="auto"/>
      </w:pPr>
    </w:p>
    <w:p w14:paraId="0143527B" w14:textId="4F12B9D2" w:rsidR="00D8770C" w:rsidRDefault="00155DA0">
      <w:pPr>
        <w:spacing w:after="0" w:line="240" w:lineRule="auto"/>
      </w:pPr>
      <w:r>
        <w:t xml:space="preserve">Most DevOps tasks do not require a compilation step, where the target file (object code) is older than the source file (Java) and </w:t>
      </w:r>
      <w:del w:id="126" w:author="Author" w:date="2025-12-07T21:28:00Z" w16du:dateUtc="2025-12-08T05:28:00Z">
        <w:r w:rsidR="000E3EE5">
          <w:delText xml:space="preserve">a </w:delText>
        </w:r>
      </w:del>
      <w:r>
        <w:t>time-consuming parsing is needed to transform source code to object byte code. DevOps tasks have simple dependency resolution compared to complex application building. In DevOps we transform source collections of files into target collections of files for deployment. The transformation step usually involves reading text files, modifying those files, and compressing them into Archives.</w:t>
      </w:r>
    </w:p>
    <w:p w14:paraId="0EBFDAB4" w14:textId="77777777" w:rsidR="00D8770C" w:rsidRDefault="00D8770C">
      <w:pPr>
        <w:spacing w:after="0" w:line="240" w:lineRule="auto"/>
      </w:pPr>
    </w:p>
    <w:p w14:paraId="7135F0B3" w14:textId="7D5AD1C3" w:rsidR="00D8770C" w:rsidRDefault="000E3EE5">
      <w:pPr>
        <w:spacing w:after="0" w:line="240" w:lineRule="auto"/>
      </w:pPr>
      <w:del w:id="127" w:author="Author" w:date="2025-12-07T21:28:00Z" w16du:dateUtc="2025-12-08T05:28:00Z">
        <w:r>
          <w:delText>Bash</w:delText>
        </w:r>
        <w:r w:rsidR="00074F74">
          <w:delText xml:space="preserve"> an</w:delText>
        </w:r>
        <w:r w:rsidR="00477591">
          <w:delText>d similar scripting approaches</w:delText>
        </w:r>
        <w:r w:rsidR="00CF4287">
          <w:delText xml:space="preserve"> were abandoned by build engineers</w:delText>
        </w:r>
        <w:r w:rsidR="00477591">
          <w:delText xml:space="preserve"> because of the complexity and unreliability of the interdependent build actions</w:delText>
        </w:r>
        <w:r w:rsidR="00FC44BD" w:rsidRPr="00FC44BD">
          <w:delText xml:space="preserve"> when programmed in Bash</w:delText>
        </w:r>
        <w:r w:rsidR="00CF4287">
          <w:delText>.</w:delText>
        </w:r>
      </w:del>
      <w:commentRangeStart w:id="128"/>
      <w:commentRangeStart w:id="129"/>
      <w:ins w:id="130" w:author="Author" w:date="2025-12-07T21:28:00Z" w16du:dateUtc="2025-12-08T05:28:00Z">
        <w:r w:rsidR="00155DA0">
          <w:t>In the early years of software development, Build Engineers quickly discovered problems with Bash as a build orchestration tool.</w:t>
        </w:r>
        <w:commentRangeEnd w:id="128"/>
        <w:r w:rsidR="00155DA0">
          <w:commentReference w:id="128"/>
        </w:r>
        <w:commentRangeEnd w:id="129"/>
        <w:r w:rsidR="00155DA0">
          <w:commentReference w:id="129"/>
        </w:r>
        <w:r w:rsidR="00155DA0">
          <w:t xml:space="preserve"> </w:t>
        </w:r>
      </w:ins>
      <w:r w:rsidR="00155DA0">
        <w:t xml:space="preserve"> There are no standard versions of any shell scripting language . . . not even Bash. Bash scripts have very limited IDE support, offer no </w:t>
      </w:r>
      <w:del w:id="131" w:author="Author" w:date="2025-12-07T21:28:00Z" w16du:dateUtc="2025-12-08T05:28:00Z">
        <w:r w:rsidR="00CF4287">
          <w:delText>run</w:delText>
        </w:r>
        <w:r w:rsidR="006D699A">
          <w:delText>-</w:delText>
        </w:r>
        <w:r w:rsidR="00CF4287">
          <w:delText>time</w:delText>
        </w:r>
      </w:del>
      <w:ins w:id="132" w:author="Author" w:date="2025-12-07T21:28:00Z" w16du:dateUtc="2025-12-08T05:28:00Z">
        <w:r w:rsidR="00155DA0">
          <w:t>runtime</w:t>
        </w:r>
      </w:ins>
      <w:r w:rsidR="00155DA0">
        <w:t xml:space="preserve"> error protection, make modularization difficult, and typically invoke native executables that vary of OS. Sadly, they offer no built-in target-dependency specification to ease construction specification.</w:t>
      </w:r>
    </w:p>
    <w:p w14:paraId="3D5FE90B" w14:textId="77777777" w:rsidR="00D8770C" w:rsidRDefault="00D8770C">
      <w:pPr>
        <w:spacing w:after="0" w:line="240" w:lineRule="auto"/>
      </w:pPr>
    </w:p>
    <w:p w14:paraId="237C1D58" w14:textId="3F6B16E5" w:rsidR="00D8770C" w:rsidRDefault="00155DA0">
      <w:pPr>
        <w:spacing w:after="0" w:line="240" w:lineRule="auto"/>
      </w:pPr>
      <w:r>
        <w:t xml:space="preserve">As a concrete example of Bash verbosity, the ANT Bash startup file for Nix systems has 375 lines; the equivalent Windows batch startup has 93 lines. Bash modularization practices are poor, although, while awkward, Bash </w:t>
      </w:r>
      <w:r>
        <w:rPr>
          <w:rPrChange w:id="133" w:author="Author" w:date="2025-12-07T21:28:00Z" w16du:dateUtc="2025-12-08T05:28:00Z">
            <w:rPr>
              <w:i/>
            </w:rPr>
          </w:rPrChange>
        </w:rPr>
        <w:t>can</w:t>
      </w:r>
      <w:r>
        <w:t xml:space="preserve"> be modularized. Even with the “source” command, Bash coders tend to write monoliths. Google “Bashing </w:t>
      </w:r>
      <w:del w:id="134" w:author="Author" w:date="2025-12-07T21:28:00Z" w16du:dateUtc="2025-12-08T05:28:00Z">
        <w:r w:rsidR="000E3EE5">
          <w:delText>Bash</w:delText>
        </w:r>
      </w:del>
      <w:ins w:id="135" w:author="Author" w:date="2025-12-07T21:28:00Z" w16du:dateUtc="2025-12-08T05:28:00Z">
        <w:r>
          <w:t>BASH</w:t>
        </w:r>
      </w:ins>
      <w:r>
        <w:t xml:space="preserve">” and you will find several blogs covering Bash coding problems. To restate some bumper-sticker wisdom: </w:t>
      </w:r>
      <w:r>
        <w:rPr>
          <w:i/>
        </w:rPr>
        <w:t xml:space="preserve">friends don’t let friends use </w:t>
      </w:r>
      <w:del w:id="136" w:author="Author" w:date="2025-12-07T21:28:00Z" w16du:dateUtc="2025-12-08T05:28:00Z">
        <w:r w:rsidR="000E3EE5">
          <w:rPr>
            <w:i/>
          </w:rPr>
          <w:delText>Bash</w:delText>
        </w:r>
      </w:del>
      <w:ins w:id="137" w:author="Author" w:date="2025-12-07T21:28:00Z" w16du:dateUtc="2025-12-08T05:28:00Z">
        <w:r>
          <w:rPr>
            <w:i/>
          </w:rPr>
          <w:t>BASH</w:t>
        </w:r>
      </w:ins>
      <w:r>
        <w:rPr>
          <w:i/>
        </w:rPr>
        <w:t>!</w:t>
      </w:r>
    </w:p>
    <w:p w14:paraId="6B7E8458" w14:textId="77777777" w:rsidR="00D8770C" w:rsidRDefault="00D8770C">
      <w:pPr>
        <w:spacing w:after="0" w:line="240" w:lineRule="auto"/>
      </w:pPr>
    </w:p>
    <w:p w14:paraId="6FA819D4" w14:textId="77777777" w:rsidR="00D8770C" w:rsidRDefault="00155DA0">
      <w:pPr>
        <w:spacing w:after="0" w:line="240" w:lineRule="auto"/>
      </w:pPr>
      <w:r>
        <w:t>MAKE can perform many of these DevOps tasks, but MAKE is not system independent. There are many versions of MAKE, and the MAKE dependency actions are specific to the operating system running MAKE and the version of MAKE. For example, a Linux MAKE invoking a C compiler will not work on a Windows system with a different C compiler.</w:t>
      </w:r>
    </w:p>
    <w:p w14:paraId="1EF3CF95" w14:textId="77777777" w:rsidR="00D8770C" w:rsidRDefault="00D8770C">
      <w:pPr>
        <w:spacing w:after="0" w:line="240" w:lineRule="auto"/>
      </w:pPr>
    </w:p>
    <w:p w14:paraId="0A6F3A75" w14:textId="77777777" w:rsidR="00D8770C" w:rsidRDefault="00155DA0">
      <w:pPr>
        <w:spacing w:after="0" w:line="240" w:lineRule="auto"/>
      </w:pPr>
      <w:r>
        <w:t>ANT offers all of the features of MAKE, but is system-independent. ANT includes many capabilities extending the basic MAKE targets-and-dependencies, and many task definitions. ANT is:</w:t>
      </w:r>
    </w:p>
    <w:p w14:paraId="68225E3D" w14:textId="77777777" w:rsidR="00D8770C" w:rsidRDefault="00D8770C">
      <w:pPr>
        <w:spacing w:after="0" w:line="240" w:lineRule="auto"/>
      </w:pPr>
    </w:p>
    <w:p w14:paraId="09862BCC" w14:textId="244E96A8" w:rsidR="00D8770C" w:rsidRDefault="00155DA0">
      <w:pPr>
        <w:numPr>
          <w:ilvl w:val="0"/>
          <w:numId w:val="1"/>
        </w:numPr>
        <w:pBdr>
          <w:top w:val="nil"/>
          <w:left w:val="nil"/>
          <w:bottom w:val="nil"/>
          <w:right w:val="nil"/>
          <w:between w:val="nil"/>
        </w:pBdr>
        <w:spacing w:after="0" w:line="240" w:lineRule="auto"/>
        <w:pPrChange w:id="138" w:author="Author" w:date="2025-12-07T21:28:00Z" w16du:dateUtc="2025-12-08T05:28:00Z">
          <w:pPr>
            <w:pStyle w:val="ListParagraph"/>
            <w:numPr>
              <w:numId w:val="15"/>
            </w:numPr>
            <w:spacing w:after="0" w:line="240" w:lineRule="auto"/>
            <w:ind w:hanging="360"/>
          </w:pPr>
        </w:pPrChange>
      </w:pPr>
      <w:r>
        <w:rPr>
          <w:color w:val="000000"/>
          <w:rPrChange w:id="139" w:author="Author" w:date="2025-12-07T21:28:00Z" w16du:dateUtc="2025-12-08T05:28:00Z">
            <w:rPr/>
          </w:rPrChange>
        </w:rPr>
        <w:t xml:space="preserve">Well suited </w:t>
      </w:r>
      <w:del w:id="140" w:author="Author" w:date="2025-12-07T21:28:00Z" w16du:dateUtc="2025-12-08T05:28:00Z">
        <w:r w:rsidR="00915A25">
          <w:delText xml:space="preserve">to </w:delText>
        </w:r>
      </w:del>
      <w:r>
        <w:rPr>
          <w:color w:val="000000"/>
          <w:rPrChange w:id="141" w:author="Author" w:date="2025-12-07T21:28:00Z" w16du:dateUtc="2025-12-08T05:28:00Z">
            <w:rPr/>
          </w:rPrChange>
        </w:rPr>
        <w:t>for modularization.</w:t>
      </w:r>
    </w:p>
    <w:p w14:paraId="7B4AD838" w14:textId="77777777" w:rsidR="00D8770C" w:rsidRDefault="00155DA0">
      <w:pPr>
        <w:numPr>
          <w:ilvl w:val="0"/>
          <w:numId w:val="1"/>
        </w:numPr>
        <w:pBdr>
          <w:top w:val="nil"/>
          <w:left w:val="nil"/>
          <w:bottom w:val="nil"/>
          <w:right w:val="nil"/>
          <w:between w:val="nil"/>
        </w:pBdr>
        <w:spacing w:after="0" w:line="240" w:lineRule="auto"/>
        <w:pPrChange w:id="142" w:author="Author" w:date="2025-12-07T21:28:00Z" w16du:dateUtc="2025-12-08T05:28:00Z">
          <w:pPr>
            <w:pStyle w:val="ListParagraph"/>
            <w:numPr>
              <w:numId w:val="15"/>
            </w:numPr>
            <w:spacing w:after="0" w:line="240" w:lineRule="auto"/>
            <w:ind w:hanging="360"/>
          </w:pPr>
        </w:pPrChange>
      </w:pPr>
      <w:r>
        <w:rPr>
          <w:color w:val="000000"/>
          <w:rPrChange w:id="143" w:author="Author" w:date="2025-12-07T21:28:00Z" w16du:dateUtc="2025-12-08T05:28:00Z">
            <w:rPr/>
          </w:rPrChange>
        </w:rPr>
        <w:t>Easily extensible by multiple mechanisms.</w:t>
      </w:r>
    </w:p>
    <w:p w14:paraId="0155D582" w14:textId="75F66EB0" w:rsidR="00D8770C" w:rsidRDefault="00155DA0">
      <w:pPr>
        <w:numPr>
          <w:ilvl w:val="0"/>
          <w:numId w:val="1"/>
        </w:numPr>
        <w:pBdr>
          <w:top w:val="nil"/>
          <w:left w:val="nil"/>
          <w:bottom w:val="nil"/>
          <w:right w:val="nil"/>
          <w:between w:val="nil"/>
        </w:pBdr>
        <w:spacing w:after="0" w:line="240" w:lineRule="auto"/>
        <w:pPrChange w:id="144" w:author="Author" w:date="2025-12-07T21:28:00Z" w16du:dateUtc="2025-12-08T05:28:00Z">
          <w:pPr>
            <w:pStyle w:val="ListParagraph"/>
            <w:numPr>
              <w:numId w:val="15"/>
            </w:numPr>
            <w:spacing w:after="0" w:line="240" w:lineRule="auto"/>
            <w:ind w:hanging="360"/>
          </w:pPr>
        </w:pPrChange>
      </w:pPr>
      <w:r>
        <w:rPr>
          <w:color w:val="000000"/>
          <w:rPrChange w:id="145" w:author="Author" w:date="2025-12-07T21:28:00Z" w16du:dateUtc="2025-12-08T05:28:00Z">
            <w:rPr/>
          </w:rPrChange>
        </w:rPr>
        <w:t xml:space="preserve">Well documented, well supported in the </w:t>
      </w:r>
      <w:del w:id="146" w:author="Author" w:date="2025-12-07T21:28:00Z" w16du:dateUtc="2025-12-08T05:28:00Z">
        <w:r w:rsidR="009A71D3" w:rsidRPr="009A71D3">
          <w:delText xml:space="preserve"> open-source</w:delText>
        </w:r>
        <w:r w:rsidR="009A71D3">
          <w:delText xml:space="preserve"> </w:delText>
        </w:r>
      </w:del>
      <w:r>
        <w:rPr>
          <w:color w:val="000000"/>
          <w:rPrChange w:id="147" w:author="Author" w:date="2025-12-07T21:28:00Z" w16du:dateUtc="2025-12-08T05:28:00Z">
            <w:rPr/>
          </w:rPrChange>
        </w:rPr>
        <w:t>community.</w:t>
      </w:r>
    </w:p>
    <w:p w14:paraId="54EC84C3" w14:textId="77777777" w:rsidR="00D8770C" w:rsidRDefault="00155DA0">
      <w:pPr>
        <w:numPr>
          <w:ilvl w:val="0"/>
          <w:numId w:val="1"/>
        </w:numPr>
        <w:pBdr>
          <w:top w:val="nil"/>
          <w:left w:val="nil"/>
          <w:bottom w:val="nil"/>
          <w:right w:val="nil"/>
          <w:between w:val="nil"/>
        </w:pBdr>
        <w:spacing w:after="0" w:line="240" w:lineRule="auto"/>
        <w:pPrChange w:id="148" w:author="Author" w:date="2025-12-07T21:28:00Z" w16du:dateUtc="2025-12-08T05:28:00Z">
          <w:pPr>
            <w:pStyle w:val="ListParagraph"/>
            <w:numPr>
              <w:numId w:val="15"/>
            </w:numPr>
            <w:spacing w:after="0" w:line="240" w:lineRule="auto"/>
            <w:ind w:hanging="360"/>
          </w:pPr>
        </w:pPrChange>
      </w:pPr>
      <w:r>
        <w:rPr>
          <w:color w:val="000000"/>
          <w:rPrChange w:id="149" w:author="Author" w:date="2025-12-07T21:28:00Z" w16du:dateUtc="2025-12-08T05:28:00Z">
            <w:rPr/>
          </w:rPrChange>
        </w:rPr>
        <w:t>Has excellent IDE support.</w:t>
      </w:r>
    </w:p>
    <w:p w14:paraId="10AE10F3" w14:textId="77777777" w:rsidR="00D8770C" w:rsidRDefault="00D8770C">
      <w:pPr>
        <w:spacing w:after="0" w:line="240" w:lineRule="auto"/>
      </w:pPr>
    </w:p>
    <w:p w14:paraId="00CCECA2" w14:textId="77777777" w:rsidR="00D8770C" w:rsidRDefault="00155DA0">
      <w:pPr>
        <w:spacing w:after="0" w:line="240" w:lineRule="auto"/>
      </w:pPr>
      <w:r>
        <w:t xml:space="preserve">Finally, ANT is easily installed in many environments, has a small footprint, and only requires a version of Java to be accessible. ANT is so </w:t>
      </w:r>
      <w:r>
        <w:rPr>
          <w:i/>
        </w:rPr>
        <w:t>historic</w:t>
      </w:r>
      <w:r>
        <w:t xml:space="preserve"> that there is a version of ANT for </w:t>
      </w:r>
      <w:r>
        <w:rPr>
          <w:i/>
        </w:rPr>
        <w:t>any</w:t>
      </w:r>
      <w:r>
        <w:t xml:space="preserve"> version of Java.</w:t>
      </w:r>
    </w:p>
    <w:p w14:paraId="509EB8B9" w14:textId="77777777" w:rsidR="00D8770C" w:rsidRDefault="00D8770C">
      <w:pPr>
        <w:spacing w:after="0" w:line="240" w:lineRule="auto"/>
      </w:pPr>
    </w:p>
    <w:p w14:paraId="7421820C" w14:textId="0A0156F8" w:rsidR="00D8770C" w:rsidRDefault="00155DA0">
      <w:pPr>
        <w:spacing w:after="0" w:line="240" w:lineRule="auto"/>
      </w:pPr>
      <w:r>
        <w:t>Maven and Gradle are more capable than ANT for complex build tasks, but they are also more complex than needed for most DevOps tasks. Both Maven and Gradle involve significant learning curves, and ANT is much simpler to deploy. There are several posted guides discussing DevOps ANT use (Google</w:t>
      </w:r>
      <w:del w:id="150" w:author="Author" w:date="2025-12-07T21:28:00Z" w16du:dateUtc="2025-12-08T05:28:00Z">
        <w:r w:rsidR="00056C9F">
          <w:delText>:</w:delText>
        </w:r>
      </w:del>
      <w:r>
        <w:t xml:space="preserve"> “DevOps” and “Apache ANT”.) These criteria lead us to consider ANT in a DevOps use case.</w:t>
      </w:r>
    </w:p>
    <w:p w14:paraId="448700CB" w14:textId="77777777" w:rsidR="00D8770C" w:rsidRDefault="00D8770C">
      <w:pPr>
        <w:spacing w:after="0" w:line="240" w:lineRule="auto"/>
      </w:pPr>
    </w:p>
    <w:p w14:paraId="0A363E19" w14:textId="77777777" w:rsidR="00D8770C" w:rsidRDefault="00155DA0">
      <w:pPr>
        <w:pStyle w:val="Heading2"/>
        <w:spacing w:before="0" w:line="240" w:lineRule="auto"/>
      </w:pPr>
      <w:r>
        <w:t>ANT DevOps Example</w:t>
      </w:r>
    </w:p>
    <w:p w14:paraId="5DF8EA18" w14:textId="77777777" w:rsidR="00D8770C" w:rsidRDefault="00D8770C">
      <w:pPr>
        <w:spacing w:after="0" w:line="240" w:lineRule="auto"/>
      </w:pPr>
    </w:p>
    <w:p w14:paraId="31399095" w14:textId="44005077" w:rsidR="00D8770C" w:rsidRDefault="00155DA0">
      <w:pPr>
        <w:spacing w:after="0" w:line="240" w:lineRule="auto"/>
      </w:pPr>
      <w:commentRangeStart w:id="151"/>
      <w:r>
        <w:t>In our DevOps example, the</w:t>
      </w:r>
      <w:del w:id="152" w:author="Author" w:date="2025-12-07T21:28:00Z" w16du:dateUtc="2025-12-08T05:28:00Z">
        <w:r w:rsidR="00714640" w:rsidRPr="00714640">
          <w:delText xml:space="preserve"> </w:delText>
        </w:r>
        <w:r w:rsidR="00385C26">
          <w:delText>Automotive</w:delText>
        </w:r>
      </w:del>
      <w:r>
        <w:t xml:space="preserve"> Sales department has asked us to design a Sales Query development pipeline to speed up their insights into vehicle sales.  The process to make queries available to the Sales department in their UI involves generating a collection of processed files for deployment to multiple target environments.  In this example, we</w:t>
      </w:r>
      <w:commentRangeEnd w:id="151"/>
      <w:r>
        <w:commentReference w:id="151"/>
      </w:r>
      <w:r>
        <w:t xml:space="preserve"> will deploy to production, staging, and test</w:t>
      </w:r>
      <w:del w:id="153" w:author="Author" w:date="2025-12-07T21:28:00Z" w16du:dateUtc="2025-12-08T05:28:00Z">
        <w:r w:rsidR="00385C26">
          <w:delText xml:space="preserve"> environments.</w:delText>
        </w:r>
      </w:del>
      <w:ins w:id="154" w:author="Author" w:date="2025-12-07T21:28:00Z" w16du:dateUtc="2025-12-08T05:28:00Z">
        <w:r>
          <w:t>.</w:t>
        </w:r>
      </w:ins>
      <w:r>
        <w:t xml:space="preserve"> We need to adjust the </w:t>
      </w:r>
      <w:del w:id="155" w:author="Author" w:date="2025-12-07T21:28:00Z" w16du:dateUtc="2025-12-08T05:28:00Z">
        <w:r w:rsidR="00D27E85">
          <w:delText>deployable artifacts</w:delText>
        </w:r>
      </w:del>
      <w:ins w:id="156" w:author="Author" w:date="2025-12-07T21:28:00Z" w16du:dateUtc="2025-12-08T05:28:00Z">
        <w:r>
          <w:t>deliverables</w:t>
        </w:r>
      </w:ins>
      <w:r>
        <w:t xml:space="preserve"> based on the deployment target. We have four kinds of file processing needed to create our target:</w:t>
      </w:r>
    </w:p>
    <w:p w14:paraId="086C7342" w14:textId="77777777" w:rsidR="00D8770C" w:rsidRDefault="00D8770C">
      <w:pPr>
        <w:spacing w:after="0" w:line="240" w:lineRule="auto"/>
      </w:pPr>
    </w:p>
    <w:p w14:paraId="438E5742" w14:textId="77777777" w:rsidR="00D8770C" w:rsidRDefault="00155DA0">
      <w:pPr>
        <w:numPr>
          <w:ilvl w:val="0"/>
          <w:numId w:val="2"/>
        </w:numPr>
        <w:pBdr>
          <w:top w:val="nil"/>
          <w:left w:val="nil"/>
          <w:bottom w:val="nil"/>
          <w:right w:val="nil"/>
          <w:between w:val="nil"/>
        </w:pBdr>
        <w:spacing w:after="0" w:line="240" w:lineRule="auto"/>
        <w:pPrChange w:id="157" w:author="Author" w:date="2025-12-07T21:28:00Z" w16du:dateUtc="2025-12-08T05:28:00Z">
          <w:pPr>
            <w:pStyle w:val="ListParagraph"/>
            <w:numPr>
              <w:numId w:val="16"/>
            </w:numPr>
            <w:spacing w:after="0" w:line="240" w:lineRule="auto"/>
            <w:ind w:hanging="360"/>
          </w:pPr>
        </w:pPrChange>
      </w:pPr>
      <w:r>
        <w:rPr>
          <w:color w:val="000000"/>
          <w:rPrChange w:id="158" w:author="Author" w:date="2025-12-07T21:28:00Z" w16du:dateUtc="2025-12-08T05:28:00Z">
            <w:rPr/>
          </w:rPrChange>
        </w:rPr>
        <w:t>Direct copy of files (immutable.)</w:t>
      </w:r>
    </w:p>
    <w:p w14:paraId="46B6663A" w14:textId="77777777" w:rsidR="00D8770C" w:rsidRDefault="00155DA0">
      <w:pPr>
        <w:numPr>
          <w:ilvl w:val="0"/>
          <w:numId w:val="2"/>
        </w:numPr>
        <w:pBdr>
          <w:top w:val="nil"/>
          <w:left w:val="nil"/>
          <w:bottom w:val="nil"/>
          <w:right w:val="nil"/>
          <w:between w:val="nil"/>
        </w:pBdr>
        <w:spacing w:after="0" w:line="240" w:lineRule="auto"/>
        <w:pPrChange w:id="159" w:author="Author" w:date="2025-12-07T21:28:00Z" w16du:dateUtc="2025-12-08T05:28:00Z">
          <w:pPr>
            <w:pStyle w:val="ListParagraph"/>
            <w:numPr>
              <w:numId w:val="16"/>
            </w:numPr>
            <w:spacing w:after="0" w:line="240" w:lineRule="auto"/>
            <w:ind w:hanging="360"/>
          </w:pPr>
        </w:pPrChange>
      </w:pPr>
      <w:r>
        <w:rPr>
          <w:color w:val="000000"/>
          <w:rPrChange w:id="160" w:author="Author" w:date="2025-12-07T21:28:00Z" w16du:dateUtc="2025-12-08T05:28:00Z">
            <w:rPr/>
          </w:rPrChange>
        </w:rPr>
        <w:t>Simple interpolation of embedded expansions.</w:t>
      </w:r>
    </w:p>
    <w:p w14:paraId="5E7CA472" w14:textId="77777777" w:rsidR="00D8770C" w:rsidRDefault="00155DA0">
      <w:pPr>
        <w:numPr>
          <w:ilvl w:val="0"/>
          <w:numId w:val="2"/>
        </w:numPr>
        <w:pBdr>
          <w:top w:val="nil"/>
          <w:left w:val="nil"/>
          <w:bottom w:val="nil"/>
          <w:right w:val="nil"/>
          <w:between w:val="nil"/>
        </w:pBdr>
        <w:spacing w:after="0" w:line="240" w:lineRule="auto"/>
        <w:pPrChange w:id="161" w:author="Author" w:date="2025-12-07T21:28:00Z" w16du:dateUtc="2025-12-08T05:28:00Z">
          <w:pPr>
            <w:pStyle w:val="ListParagraph"/>
            <w:numPr>
              <w:numId w:val="16"/>
            </w:numPr>
            <w:spacing w:after="0" w:line="240" w:lineRule="auto"/>
            <w:ind w:hanging="360"/>
          </w:pPr>
        </w:pPrChange>
      </w:pPr>
      <w:r>
        <w:rPr>
          <w:color w:val="000000"/>
          <w:rPrChange w:id="162" w:author="Author" w:date="2025-12-07T21:28:00Z" w16du:dateUtc="2025-12-08T05:28:00Z">
            <w:rPr/>
          </w:rPrChange>
        </w:rPr>
        <w:t>Generation based on embedded directives.</w:t>
      </w:r>
    </w:p>
    <w:p w14:paraId="6EBDA066" w14:textId="77777777" w:rsidR="00D8770C" w:rsidRDefault="00155DA0">
      <w:pPr>
        <w:numPr>
          <w:ilvl w:val="0"/>
          <w:numId w:val="2"/>
        </w:numPr>
        <w:pBdr>
          <w:top w:val="nil"/>
          <w:left w:val="nil"/>
          <w:bottom w:val="nil"/>
          <w:right w:val="nil"/>
          <w:between w:val="nil"/>
        </w:pBdr>
        <w:spacing w:after="0" w:line="240" w:lineRule="auto"/>
        <w:pPrChange w:id="163" w:author="Author" w:date="2025-12-07T21:28:00Z" w16du:dateUtc="2025-12-08T05:28:00Z">
          <w:pPr>
            <w:pStyle w:val="ListParagraph"/>
            <w:numPr>
              <w:numId w:val="16"/>
            </w:numPr>
            <w:spacing w:after="0" w:line="240" w:lineRule="auto"/>
            <w:ind w:hanging="360"/>
          </w:pPr>
        </w:pPrChange>
      </w:pPr>
      <w:r>
        <w:rPr>
          <w:color w:val="000000"/>
          <w:rPrChange w:id="164" w:author="Author" w:date="2025-12-07T21:28:00Z" w16du:dateUtc="2025-12-08T05:28:00Z">
            <w:rPr/>
          </w:rPrChange>
        </w:rPr>
        <w:t>Condition some of the steps (1-3) depending on the target environment</w:t>
      </w:r>
    </w:p>
    <w:p w14:paraId="7BBF53F9" w14:textId="77777777" w:rsidR="00D8770C" w:rsidRDefault="00D8770C">
      <w:pPr>
        <w:spacing w:after="0" w:line="240" w:lineRule="auto"/>
      </w:pPr>
    </w:p>
    <w:p w14:paraId="76057F73" w14:textId="5B1BBF4B" w:rsidR="00D8770C" w:rsidRDefault="00155DA0">
      <w:pPr>
        <w:spacing w:after="0" w:line="240" w:lineRule="auto"/>
      </w:pPr>
      <w:r>
        <w:t xml:space="preserve">Direct file copy will take files from an “immutable” source and copy them to the target directory. </w:t>
      </w:r>
      <w:r>
        <w:rPr>
          <w:i/>
        </w:rPr>
        <w:t>Interpolation</w:t>
      </w:r>
      <w:r>
        <w:t xml:space="preserve"> will use template files, with embedded directives, combined with property files, and process them with ANT components, placing the result into the target directory. Generation is a more complex use case explained in detail below. We will create different deployment targets for production </w:t>
      </w:r>
      <w:del w:id="165" w:author="Author" w:date="2025-12-07T21:28:00Z" w16du:dateUtc="2025-12-08T05:28:00Z">
        <w:r w:rsidR="00990C06">
          <w:delText>verses</w:delText>
        </w:r>
      </w:del>
      <w:ins w:id="166" w:author="Author" w:date="2025-12-07T21:28:00Z" w16du:dateUtc="2025-12-08T05:28:00Z">
        <w:r>
          <w:t>versus</w:t>
        </w:r>
      </w:ins>
      <w:r>
        <w:t xml:space="preserve"> test or staging.</w:t>
      </w:r>
    </w:p>
    <w:p w14:paraId="4BF752B1" w14:textId="77777777" w:rsidR="00D8770C" w:rsidRDefault="00D8770C">
      <w:pPr>
        <w:spacing w:after="0" w:line="240" w:lineRule="auto"/>
      </w:pPr>
    </w:p>
    <w:p w14:paraId="6A2C2A23" w14:textId="77777777" w:rsidR="00D8770C" w:rsidRDefault="00155DA0">
      <w:pPr>
        <w:pStyle w:val="Heading2"/>
        <w:spacing w:before="0" w:line="240" w:lineRule="auto"/>
      </w:pPr>
      <w:r>
        <w:t>Interpolation</w:t>
      </w:r>
    </w:p>
    <w:p w14:paraId="3B5978C0" w14:textId="77777777" w:rsidR="00D8770C" w:rsidRDefault="00D8770C">
      <w:pPr>
        <w:spacing w:after="0" w:line="240" w:lineRule="auto"/>
      </w:pPr>
    </w:p>
    <w:p w14:paraId="727A3723" w14:textId="528686D2" w:rsidR="00D8770C" w:rsidRDefault="00155DA0">
      <w:pPr>
        <w:spacing w:after="0" w:line="240" w:lineRule="auto"/>
      </w:pPr>
      <w:r>
        <w:t xml:space="preserve">Interpolation is the process of replacing string-based expansion requests in a template. The replacement string is supplied by a dictionary listing the keyword and the replacement string. We illustrate this process with an </w:t>
      </w:r>
      <w:del w:id="167" w:author="Author" w:date="2025-12-07T21:28:00Z" w16du:dateUtc="2025-12-08T05:28:00Z">
        <w:r w:rsidR="004F0DD4">
          <w:delText xml:space="preserve">ANT </w:delText>
        </w:r>
      </w:del>
      <w:r>
        <w:t>example:</w:t>
      </w:r>
    </w:p>
    <w:p w14:paraId="55A22E4D" w14:textId="77777777" w:rsidR="00D8770C" w:rsidRDefault="00D8770C">
      <w:pPr>
        <w:spacing w:after="0" w:line="240" w:lineRule="auto"/>
      </w:pPr>
    </w:p>
    <w:tbl>
      <w:tblPr>
        <w:tblStyle w:val="a"/>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168" w:author="Author" w:date="2025-12-07T21:28:00Z" w16du:dateUtc="2025-12-08T05:28:00Z">
          <w:tblPr>
            <w:tblStyle w:val="TableGrid"/>
            <w:tblW w:w="5000" w:type="pct"/>
            <w:tblLook w:val="04A0" w:firstRow="1" w:lastRow="0" w:firstColumn="1" w:lastColumn="0" w:noHBand="0" w:noVBand="1"/>
          </w:tblPr>
        </w:tblPrChange>
      </w:tblPr>
      <w:tblGrid>
        <w:gridCol w:w="2195"/>
        <w:gridCol w:w="7381"/>
        <w:tblGridChange w:id="169">
          <w:tblGrid>
            <w:gridCol w:w="2195"/>
            <w:gridCol w:w="7381"/>
          </w:tblGrid>
        </w:tblGridChange>
      </w:tblGrid>
      <w:tr w:rsidR="00D8770C" w14:paraId="011465C4" w14:textId="77777777">
        <w:tc>
          <w:tcPr>
            <w:tcW w:w="2195" w:type="dxa"/>
            <w:shd w:val="clear" w:color="auto" w:fill="EEECE1"/>
            <w:vAlign w:val="center"/>
            <w:tcPrChange w:id="170" w:author="Author" w:date="2025-12-07T21:28:00Z" w16du:dateUtc="2025-12-08T05:28:00Z">
              <w:tcPr>
                <w:tcW w:w="1146" w:type="pct"/>
                <w:shd w:val="clear" w:color="auto" w:fill="EEECE1" w:themeFill="background2"/>
                <w:vAlign w:val="center"/>
              </w:tcPr>
            </w:tcPrChange>
          </w:tcPr>
          <w:p w14:paraId="49D73217" w14:textId="77777777" w:rsidR="00D8770C" w:rsidRDefault="00155DA0">
            <w:pPr>
              <w:rPr>
                <w:b/>
              </w:rPr>
            </w:pPr>
            <w:r>
              <w:rPr>
                <w:b/>
              </w:rPr>
              <w:t>Collaborators</w:t>
            </w:r>
          </w:p>
        </w:tc>
        <w:tc>
          <w:tcPr>
            <w:tcW w:w="7381" w:type="dxa"/>
            <w:shd w:val="clear" w:color="auto" w:fill="EEECE1"/>
            <w:vAlign w:val="center"/>
            <w:tcPrChange w:id="171" w:author="Author" w:date="2025-12-07T21:28:00Z" w16du:dateUtc="2025-12-08T05:28:00Z">
              <w:tcPr>
                <w:tcW w:w="3854" w:type="pct"/>
                <w:shd w:val="clear" w:color="auto" w:fill="EEECE1" w:themeFill="background2"/>
                <w:vAlign w:val="center"/>
              </w:tcPr>
            </w:tcPrChange>
          </w:tcPr>
          <w:p w14:paraId="5FA96855" w14:textId="77777777" w:rsidR="00D8770C" w:rsidRDefault="00155DA0">
            <w:pPr>
              <w:rPr>
                <w:b/>
              </w:rPr>
            </w:pPr>
            <w:r>
              <w:rPr>
                <w:b/>
              </w:rPr>
              <w:t>Content</w:t>
            </w:r>
          </w:p>
        </w:tc>
      </w:tr>
      <w:tr w:rsidR="00D8770C" w14:paraId="3674C99E" w14:textId="77777777">
        <w:tc>
          <w:tcPr>
            <w:tcW w:w="2195" w:type="dxa"/>
            <w:vAlign w:val="center"/>
            <w:tcPrChange w:id="172" w:author="Author" w:date="2025-12-07T21:28:00Z" w16du:dateUtc="2025-12-08T05:28:00Z">
              <w:tcPr>
                <w:tcW w:w="1146" w:type="pct"/>
                <w:vAlign w:val="center"/>
              </w:tcPr>
            </w:tcPrChange>
          </w:tcPr>
          <w:p w14:paraId="0690BE5D" w14:textId="77777777" w:rsidR="00D8770C" w:rsidRDefault="00155DA0">
            <w:pPr>
              <w:rPr>
                <w:b/>
              </w:rPr>
            </w:pPr>
            <w:r>
              <w:rPr>
                <w:b/>
              </w:rPr>
              <w:t>Dictionary</w:t>
            </w:r>
          </w:p>
        </w:tc>
        <w:tc>
          <w:tcPr>
            <w:tcW w:w="7381" w:type="dxa"/>
            <w:vAlign w:val="center"/>
            <w:tcPrChange w:id="173" w:author="Author" w:date="2025-12-07T21:28:00Z" w16du:dateUtc="2025-12-08T05:28:00Z">
              <w:tcPr>
                <w:tcW w:w="3854" w:type="pct"/>
                <w:vAlign w:val="center"/>
              </w:tcPr>
            </w:tcPrChange>
          </w:tcPr>
          <w:p w14:paraId="79E3A510" w14:textId="77777777" w:rsidR="00D8770C" w:rsidRDefault="00155DA0">
            <w:pPr>
              <w:rPr>
                <w:rFonts w:ascii="Droid Sans Mono" w:hAnsi="Droid Sans Mono"/>
                <w:b/>
                <w:color w:val="002060"/>
                <w:sz w:val="18"/>
                <w:rPrChange w:id="17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175" w:author="Author" w:date="2025-12-07T21:28:00Z" w16du:dateUtc="2025-12-08T05:28:00Z">
                  <w:rPr>
                    <w:rFonts w:ascii="Lucida Console" w:hAnsi="Lucida Console"/>
                    <w:b/>
                    <w:color w:val="002060"/>
                    <w:sz w:val="18"/>
                  </w:rPr>
                </w:rPrChange>
              </w:rPr>
              <w:t>; shared_</w:t>
            </w:r>
            <w:proofErr w:type="gramStart"/>
            <w:r>
              <w:rPr>
                <w:rFonts w:ascii="Droid Sans Mono" w:hAnsi="Droid Sans Mono"/>
                <w:b/>
                <w:color w:val="002060"/>
                <w:sz w:val="18"/>
                <w:rPrChange w:id="176" w:author="Author" w:date="2025-12-07T21:28:00Z" w16du:dateUtc="2025-12-08T05:28:00Z">
                  <w:rPr>
                    <w:rFonts w:ascii="Lucida Console" w:hAnsi="Lucida Console"/>
                    <w:b/>
                    <w:color w:val="002060"/>
                    <w:sz w:val="18"/>
                  </w:rPr>
                </w:rPrChange>
              </w:rPr>
              <w:t>defs.properties</w:t>
            </w:r>
            <w:proofErr w:type="gramEnd"/>
          </w:p>
          <w:p w14:paraId="2D4053C1" w14:textId="77777777" w:rsidR="00D8770C" w:rsidRDefault="00155DA0">
            <w:pPr>
              <w:rPr>
                <w:rFonts w:ascii="Droid Sans Mono" w:hAnsi="Droid Sans Mono"/>
                <w:b/>
                <w:color w:val="002060"/>
                <w:sz w:val="18"/>
                <w:rPrChange w:id="17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178" w:author="Author" w:date="2025-12-07T21:28:00Z" w16du:dateUtc="2025-12-08T05:28:00Z">
                  <w:rPr>
                    <w:rFonts w:ascii="Lucida Console" w:hAnsi="Lucida Console"/>
                    <w:b/>
                    <w:color w:val="002060"/>
                    <w:sz w:val="18"/>
                  </w:rPr>
                </w:rPrChange>
              </w:rPr>
              <w:t>GEN_service=Sales Query</w:t>
            </w:r>
          </w:p>
          <w:p w14:paraId="17D9CDC9" w14:textId="77777777" w:rsidR="00D8770C" w:rsidRDefault="00155DA0">
            <w:pPr>
              <w:rPr>
                <w:rFonts w:ascii="Droid Sans Mono" w:hAnsi="Droid Sans Mono"/>
                <w:b/>
                <w:color w:val="002060"/>
                <w:sz w:val="18"/>
                <w:rPrChange w:id="179"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180" w:author="Author" w:date="2025-12-07T21:28:00Z" w16du:dateUtc="2025-12-08T05:28:00Z">
                  <w:rPr>
                    <w:rFonts w:ascii="Lucida Console" w:hAnsi="Lucida Console"/>
                    <w:b/>
                    <w:color w:val="002060"/>
                    <w:sz w:val="18"/>
                  </w:rPr>
                </w:rPrChange>
              </w:rPr>
              <w:t>GEN_source</w:t>
            </w:r>
            <w:proofErr w:type="spellEnd"/>
            <w:r>
              <w:rPr>
                <w:rFonts w:ascii="Droid Sans Mono" w:hAnsi="Droid Sans Mono"/>
                <w:b/>
                <w:color w:val="002060"/>
                <w:sz w:val="18"/>
                <w:rPrChange w:id="181" w:author="Author" w:date="2025-12-07T21:28:00Z" w16du:dateUtc="2025-12-08T05:28:00Z">
                  <w:rPr>
                    <w:rFonts w:ascii="Lucida Console" w:hAnsi="Lucida Console"/>
                    <w:b/>
                    <w:color w:val="002060"/>
                    <w:sz w:val="18"/>
                  </w:rPr>
                </w:rPrChange>
              </w:rPr>
              <w:t>=Thor</w:t>
            </w:r>
          </w:p>
          <w:p w14:paraId="19B8541D" w14:textId="77777777" w:rsidR="00D8770C" w:rsidRDefault="00155DA0">
            <w:pPr>
              <w:rPr>
                <w:rFonts w:ascii="Droid Sans Mono" w:hAnsi="Droid Sans Mono"/>
                <w:b/>
                <w:color w:val="002060"/>
                <w:sz w:val="18"/>
                <w:rPrChange w:id="182"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183" w:author="Author" w:date="2025-12-07T21:28:00Z" w16du:dateUtc="2025-12-08T05:28:00Z">
                  <w:rPr>
                    <w:rFonts w:ascii="Lucida Console" w:hAnsi="Lucida Console"/>
                    <w:b/>
                    <w:color w:val="002060"/>
                    <w:sz w:val="18"/>
                  </w:rPr>
                </w:rPrChange>
              </w:rPr>
              <w:t>GEN_target</w:t>
            </w:r>
            <w:proofErr w:type="spellEnd"/>
            <w:r>
              <w:rPr>
                <w:rFonts w:ascii="Droid Sans Mono" w:hAnsi="Droid Sans Mono"/>
                <w:b/>
                <w:color w:val="002060"/>
                <w:sz w:val="18"/>
                <w:rPrChange w:id="184"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185" w:author="Author" w:date="2025-12-07T21:28:00Z" w16du:dateUtc="2025-12-08T05:28:00Z">
                  <w:rPr>
                    <w:rFonts w:ascii="Lucida Console" w:hAnsi="Lucida Console"/>
                    <w:b/>
                    <w:color w:val="002060"/>
                    <w:sz w:val="18"/>
                  </w:rPr>
                </w:rPrChange>
              </w:rPr>
              <w:t>No_Target</w:t>
            </w:r>
            <w:proofErr w:type="spellEnd"/>
          </w:p>
          <w:p w14:paraId="4F7FA9EF" w14:textId="77777777" w:rsidR="00D8770C" w:rsidRDefault="00155DA0">
            <w:pPr>
              <w:rPr>
                <w:rFonts w:ascii="Droid Sans Mono" w:hAnsi="Droid Sans Mono"/>
                <w:b/>
                <w:color w:val="002060"/>
                <w:sz w:val="18"/>
                <w:rPrChange w:id="186"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187" w:author="Author" w:date="2025-12-07T21:28:00Z" w16du:dateUtc="2025-12-08T05:28:00Z">
                  <w:rPr>
                    <w:rFonts w:ascii="Lucida Console" w:hAnsi="Lucida Console"/>
                    <w:b/>
                    <w:color w:val="002060"/>
                    <w:sz w:val="18"/>
                  </w:rPr>
                </w:rPrChange>
              </w:rPr>
              <w:t>GEN_memory</w:t>
            </w:r>
            <w:proofErr w:type="spellEnd"/>
            <w:r>
              <w:rPr>
                <w:rFonts w:ascii="Droid Sans Mono" w:hAnsi="Droid Sans Mono"/>
                <w:b/>
                <w:color w:val="002060"/>
                <w:sz w:val="18"/>
                <w:rPrChange w:id="188" w:author="Author" w:date="2025-12-07T21:28:00Z" w16du:dateUtc="2025-12-08T05:28:00Z">
                  <w:rPr>
                    <w:rFonts w:ascii="Lucida Console" w:hAnsi="Lucida Console"/>
                    <w:b/>
                    <w:color w:val="002060"/>
                    <w:sz w:val="18"/>
                  </w:rPr>
                </w:rPrChange>
              </w:rPr>
              <w:t>=128M</w:t>
            </w:r>
          </w:p>
          <w:p w14:paraId="6FA72803" w14:textId="77777777" w:rsidR="00D8770C" w:rsidRDefault="00155DA0">
            <w:pPr>
              <w:rPr>
                <w:rFonts w:ascii="Droid Sans Mono" w:hAnsi="Droid Sans Mono"/>
                <w:b/>
                <w:color w:val="002060"/>
                <w:sz w:val="18"/>
                <w:rPrChange w:id="189"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190" w:author="Author" w:date="2025-12-07T21:28:00Z" w16du:dateUtc="2025-12-08T05:28:00Z">
                  <w:rPr>
                    <w:rFonts w:ascii="Lucida Console" w:hAnsi="Lucida Console"/>
                    <w:b/>
                    <w:color w:val="002060"/>
                    <w:sz w:val="18"/>
                  </w:rPr>
                </w:rPrChange>
              </w:rPr>
              <w:t>GEN_tasks</w:t>
            </w:r>
            <w:proofErr w:type="spellEnd"/>
            <w:r>
              <w:rPr>
                <w:rFonts w:ascii="Droid Sans Mono" w:hAnsi="Droid Sans Mono"/>
                <w:b/>
                <w:color w:val="002060"/>
                <w:sz w:val="18"/>
                <w:rPrChange w:id="191" w:author="Author" w:date="2025-12-07T21:28:00Z" w16du:dateUtc="2025-12-08T05:28:00Z">
                  <w:rPr>
                    <w:rFonts w:ascii="Lucida Console" w:hAnsi="Lucida Console"/>
                    <w:b/>
                    <w:color w:val="002060"/>
                    <w:sz w:val="18"/>
                  </w:rPr>
                </w:rPrChange>
              </w:rPr>
              <w:t>=5</w:t>
            </w:r>
          </w:p>
          <w:p w14:paraId="7AB6F465" w14:textId="77777777" w:rsidR="00D8770C" w:rsidRDefault="00D8770C">
            <w:pPr>
              <w:rPr>
                <w:rFonts w:ascii="Droid Sans Mono" w:hAnsi="Droid Sans Mono"/>
                <w:b/>
                <w:color w:val="002060"/>
                <w:sz w:val="18"/>
                <w:rPrChange w:id="192" w:author="Author" w:date="2025-12-07T21:28:00Z" w16du:dateUtc="2025-12-08T05:28:00Z">
                  <w:rPr>
                    <w:rFonts w:ascii="Lucida Console" w:hAnsi="Lucida Console"/>
                    <w:b/>
                    <w:color w:val="002060"/>
                    <w:sz w:val="18"/>
                  </w:rPr>
                </w:rPrChange>
              </w:rPr>
            </w:pPr>
          </w:p>
          <w:p w14:paraId="57CAC9E4" w14:textId="28B8F790" w:rsidR="00D8770C" w:rsidRDefault="00155DA0">
            <w:pPr>
              <w:rPr>
                <w:rFonts w:ascii="Droid Sans Mono" w:hAnsi="Droid Sans Mono"/>
                <w:b/>
                <w:color w:val="002060"/>
                <w:sz w:val="18"/>
                <w:rPrChange w:id="193"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194" w:author="Author" w:date="2025-12-07T21:28:00Z" w16du:dateUtc="2025-12-08T05:28:00Z">
                  <w:rPr>
                    <w:rFonts w:ascii="Lucida Console" w:hAnsi="Lucida Console"/>
                    <w:b/>
                    <w:color w:val="002060"/>
                    <w:sz w:val="18"/>
                  </w:rPr>
                </w:rPrChange>
              </w:rPr>
              <w:t xml:space="preserve">; </w:t>
            </w:r>
            <w:del w:id="195" w:author="Author" w:date="2025-12-07T21:28:00Z" w16du:dateUtc="2025-12-08T05:28:00Z">
              <w:r w:rsidR="0092662E" w:rsidRPr="0092662E">
                <w:rPr>
                  <w:rFonts w:ascii="Lucida Console" w:hAnsi="Lucida Console"/>
                  <w:b/>
                  <w:color w:val="002060"/>
                  <w:sz w:val="18"/>
                  <w:szCs w:val="18"/>
                </w:rPr>
                <w:delText>target_defs.</w:delText>
              </w:r>
            </w:del>
            <w:ins w:id="196" w:author="Author" w:date="2025-12-07T21:28:00Z" w16du:dateUtc="2025-12-08T05:28:00Z">
              <w:r>
                <w:rPr>
                  <w:rFonts w:ascii="Droid Sans Mono" w:eastAsia="Droid Sans Mono" w:hAnsi="Droid Sans Mono" w:cs="Droid Sans Mono"/>
                  <w:b/>
                  <w:color w:val="002060"/>
                  <w:sz w:val="18"/>
                  <w:szCs w:val="18"/>
                </w:rPr>
                <w:t xml:space="preserve">Hive </w:t>
              </w:r>
            </w:ins>
            <w:r>
              <w:rPr>
                <w:rFonts w:ascii="Droid Sans Mono" w:hAnsi="Droid Sans Mono"/>
                <w:b/>
                <w:color w:val="002060"/>
                <w:sz w:val="18"/>
                <w:rPrChange w:id="197" w:author="Author" w:date="2025-12-07T21:28:00Z" w16du:dateUtc="2025-12-08T05:28:00Z">
                  <w:rPr>
                    <w:rFonts w:ascii="Lucida Console" w:hAnsi="Lucida Console"/>
                    <w:b/>
                    <w:color w:val="002060"/>
                    <w:sz w:val="18"/>
                  </w:rPr>
                </w:rPrChange>
              </w:rPr>
              <w:t>properties</w:t>
            </w:r>
            <w:del w:id="198" w:author="Author" w:date="2025-12-07T21:28:00Z" w16du:dateUtc="2025-12-08T05:28:00Z">
              <w:r w:rsidR="0092662E" w:rsidRPr="0092662E">
                <w:rPr>
                  <w:rFonts w:ascii="Lucida Console" w:hAnsi="Lucida Console"/>
                  <w:b/>
                  <w:color w:val="002060"/>
                  <w:sz w:val="18"/>
                  <w:szCs w:val="18"/>
                </w:rPr>
                <w:delText xml:space="preserve"> - production</w:delText>
              </w:r>
            </w:del>
          </w:p>
          <w:p w14:paraId="19B00BC5" w14:textId="5AFE1080" w:rsidR="00D8770C" w:rsidRDefault="00155DA0">
            <w:pPr>
              <w:rPr>
                <w:rFonts w:ascii="Droid Sans Mono" w:hAnsi="Droid Sans Mono"/>
                <w:b/>
                <w:color w:val="002060"/>
                <w:sz w:val="18"/>
                <w:rPrChange w:id="199"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200" w:author="Author" w:date="2025-12-07T21:28:00Z" w16du:dateUtc="2025-12-08T05:28:00Z">
                  <w:rPr>
                    <w:rFonts w:ascii="Lucida Console" w:hAnsi="Lucida Console"/>
                    <w:b/>
                    <w:color w:val="002060"/>
                    <w:sz w:val="18"/>
                  </w:rPr>
                </w:rPrChange>
              </w:rPr>
              <w:t>GEN_</w:t>
            </w:r>
            <w:del w:id="201" w:author="Author" w:date="2025-12-07T21:28:00Z" w16du:dateUtc="2025-12-08T05:28:00Z">
              <w:r w:rsidR="0092662E" w:rsidRPr="0092662E">
                <w:rPr>
                  <w:rFonts w:ascii="Lucida Console" w:hAnsi="Lucida Console"/>
                  <w:b/>
                  <w:color w:val="002060"/>
                  <w:sz w:val="18"/>
                  <w:szCs w:val="18"/>
                </w:rPr>
                <w:delText>source=PROD_REPO_URL</w:delText>
              </w:r>
            </w:del>
            <w:ins w:id="202" w:author="Author" w:date="2025-12-07T21:28:00Z" w16du:dateUtc="2025-12-08T05:28:00Z">
              <w:r>
                <w:rPr>
                  <w:rFonts w:ascii="Droid Sans Mono" w:eastAsia="Droid Sans Mono" w:hAnsi="Droid Sans Mono" w:cs="Droid Sans Mono"/>
                  <w:b/>
                  <w:color w:val="002060"/>
                  <w:sz w:val="18"/>
                  <w:szCs w:val="18"/>
                </w:rPr>
                <w:t>env_prefix</w:t>
              </w:r>
              <w:proofErr w:type="spellEnd"/>
              <w:r>
                <w:rPr>
                  <w:rFonts w:ascii="Droid Sans Mono" w:eastAsia="Droid Sans Mono" w:hAnsi="Droid Sans Mono" w:cs="Droid Sans Mono"/>
                  <w:b/>
                  <w:color w:val="002060"/>
                  <w:sz w:val="18"/>
                  <w:szCs w:val="18"/>
                </w:rPr>
                <w:t>=None</w:t>
              </w:r>
            </w:ins>
          </w:p>
          <w:p w14:paraId="11C0332D" w14:textId="5FCBD963" w:rsidR="00D8770C" w:rsidRDefault="00155DA0">
            <w:pPr>
              <w:rPr>
                <w:rFonts w:ascii="Droid Sans Mono" w:hAnsi="Droid Sans Mono"/>
                <w:b/>
                <w:color w:val="002060"/>
                <w:sz w:val="18"/>
                <w:rPrChange w:id="203"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204" w:author="Author" w:date="2025-12-07T21:28:00Z" w16du:dateUtc="2025-12-08T05:28:00Z">
                  <w:rPr>
                    <w:rFonts w:ascii="Lucida Console" w:hAnsi="Lucida Console"/>
                    <w:b/>
                    <w:color w:val="002060"/>
                    <w:sz w:val="18"/>
                  </w:rPr>
                </w:rPrChange>
              </w:rPr>
              <w:t>GEN_</w:t>
            </w:r>
            <w:del w:id="205" w:author="Author" w:date="2025-12-07T21:28:00Z" w16du:dateUtc="2025-12-08T05:28:00Z">
              <w:r w:rsidR="0092662E" w:rsidRPr="0092662E">
                <w:rPr>
                  <w:rFonts w:ascii="Lucida Console" w:hAnsi="Lucida Console"/>
                  <w:b/>
                  <w:color w:val="002060"/>
                  <w:sz w:val="18"/>
                  <w:szCs w:val="18"/>
                </w:rPr>
                <w:delText>target=PRODUCTION</w:delText>
              </w:r>
            </w:del>
            <w:ins w:id="206" w:author="Author" w:date="2025-12-07T21:28:00Z" w16du:dateUtc="2025-12-08T05:28:00Z">
              <w:r>
                <w:rPr>
                  <w:rFonts w:ascii="Droid Sans Mono" w:eastAsia="Droid Sans Mono" w:hAnsi="Droid Sans Mono" w:cs="Droid Sans Mono"/>
                  <w:b/>
                  <w:color w:val="002060"/>
                  <w:sz w:val="18"/>
                  <w:szCs w:val="18"/>
                </w:rPr>
                <w:t>src_tbl</w:t>
              </w:r>
              <w:proofErr w:type="spellEnd"/>
              <w:r>
                <w:rPr>
                  <w:rFonts w:ascii="Droid Sans Mono" w:eastAsia="Droid Sans Mono" w:hAnsi="Droid Sans Mono" w:cs="Droid Sans Mono"/>
                  <w:b/>
                  <w:color w:val="002060"/>
                  <w:sz w:val="18"/>
                  <w:szCs w:val="18"/>
                </w:rPr>
                <w:t>=</w:t>
              </w:r>
              <w:proofErr w:type="spellStart"/>
              <w:r>
                <w:rPr>
                  <w:rFonts w:ascii="Droid Sans Mono" w:eastAsia="Droid Sans Mono" w:hAnsi="Droid Sans Mono" w:cs="Droid Sans Mono"/>
                  <w:b/>
                  <w:color w:val="002060"/>
                  <w:sz w:val="18"/>
                  <w:szCs w:val="18"/>
                </w:rPr>
                <w:t>VehicleSales</w:t>
              </w:r>
            </w:ins>
            <w:proofErr w:type="spellEnd"/>
          </w:p>
          <w:p w14:paraId="2A5F9178" w14:textId="77777777" w:rsidR="0092662E" w:rsidRPr="0092662E" w:rsidRDefault="00155DA0" w:rsidP="0092662E">
            <w:pPr>
              <w:rPr>
                <w:del w:id="207" w:author="Author" w:date="2025-12-07T21:28:00Z" w16du:dateUtc="2025-12-08T05:28:00Z"/>
                <w:rFonts w:ascii="Lucida Console" w:hAnsi="Lucida Console"/>
                <w:b/>
                <w:color w:val="002060"/>
                <w:sz w:val="18"/>
                <w:szCs w:val="18"/>
              </w:rPr>
            </w:pPr>
            <w:proofErr w:type="spellStart"/>
            <w:r>
              <w:rPr>
                <w:rFonts w:ascii="Droid Sans Mono" w:hAnsi="Droid Sans Mono"/>
                <w:b/>
                <w:color w:val="002060"/>
                <w:sz w:val="18"/>
                <w:rPrChange w:id="208" w:author="Author" w:date="2025-12-07T21:28:00Z" w16du:dateUtc="2025-12-08T05:28:00Z">
                  <w:rPr>
                    <w:rFonts w:ascii="Lucida Console" w:hAnsi="Lucida Console"/>
                    <w:b/>
                    <w:color w:val="002060"/>
                    <w:sz w:val="18"/>
                  </w:rPr>
                </w:rPrChange>
              </w:rPr>
              <w:t>GEN_</w:t>
            </w:r>
            <w:del w:id="209" w:author="Author" w:date="2025-12-07T21:28:00Z" w16du:dateUtc="2025-12-08T05:28:00Z">
              <w:r w:rsidR="0092662E" w:rsidRPr="0092662E">
                <w:rPr>
                  <w:rFonts w:ascii="Lucida Console" w:hAnsi="Lucida Console"/>
                  <w:b/>
                  <w:color w:val="002060"/>
                  <w:sz w:val="18"/>
                  <w:szCs w:val="18"/>
                </w:rPr>
                <w:delText>memory=512M</w:delText>
              </w:r>
            </w:del>
          </w:p>
          <w:p w14:paraId="1577F814" w14:textId="2F5C6EA7" w:rsidR="00D8770C" w:rsidRDefault="0092662E">
            <w:pPr>
              <w:rPr>
                <w:rPrChange w:id="210" w:author="Author" w:date="2025-12-07T21:28:00Z" w16du:dateUtc="2025-12-08T05:28:00Z">
                  <w:rPr>
                    <w:rFonts w:ascii="Lucida Console" w:hAnsi="Lucida Console"/>
                    <w:b/>
                    <w:color w:val="002060"/>
                    <w:sz w:val="18"/>
                  </w:rPr>
                </w:rPrChange>
              </w:rPr>
            </w:pPr>
            <w:del w:id="211" w:author="Author" w:date="2025-12-07T21:28:00Z" w16du:dateUtc="2025-12-08T05:28:00Z">
              <w:r w:rsidRPr="0092662E">
                <w:rPr>
                  <w:rFonts w:ascii="Lucida Console" w:hAnsi="Lucida Console"/>
                  <w:b/>
                  <w:color w:val="002060"/>
                  <w:sz w:val="18"/>
                  <w:szCs w:val="18"/>
                </w:rPr>
                <w:delText>GEN_tasks=12</w:delText>
              </w:r>
            </w:del>
            <w:ins w:id="212" w:author="Author" w:date="2025-12-07T21:28:00Z" w16du:dateUtc="2025-12-08T05:28:00Z">
              <w:r w:rsidR="00155DA0">
                <w:rPr>
                  <w:rFonts w:ascii="Droid Sans Mono" w:eastAsia="Droid Sans Mono" w:hAnsi="Droid Sans Mono" w:cs="Droid Sans Mono"/>
                  <w:b/>
                  <w:color w:val="002060"/>
                  <w:sz w:val="18"/>
                  <w:szCs w:val="18"/>
                </w:rPr>
                <w:t>tgt_tbl</w:t>
              </w:r>
              <w:proofErr w:type="spellEnd"/>
              <w:r w:rsidR="00155DA0">
                <w:rPr>
                  <w:rFonts w:ascii="Droid Sans Mono" w:eastAsia="Droid Sans Mono" w:hAnsi="Droid Sans Mono" w:cs="Droid Sans Mono"/>
                  <w:b/>
                  <w:color w:val="002060"/>
                  <w:sz w:val="18"/>
                  <w:szCs w:val="18"/>
                </w:rPr>
                <w:t>=</w:t>
              </w:r>
              <w:proofErr w:type="spellStart"/>
              <w:r w:rsidR="00155DA0">
                <w:rPr>
                  <w:rFonts w:ascii="Droid Sans Mono" w:eastAsia="Droid Sans Mono" w:hAnsi="Droid Sans Mono" w:cs="Droid Sans Mono"/>
                  <w:b/>
                  <w:color w:val="002060"/>
                  <w:sz w:val="18"/>
                  <w:szCs w:val="18"/>
                </w:rPr>
                <w:t>SalesSummary</w:t>
              </w:r>
            </w:ins>
            <w:proofErr w:type="spellEnd"/>
          </w:p>
        </w:tc>
      </w:tr>
      <w:tr w:rsidR="00D8770C" w14:paraId="75FAEE44" w14:textId="77777777">
        <w:tc>
          <w:tcPr>
            <w:tcW w:w="2195" w:type="dxa"/>
            <w:vAlign w:val="center"/>
            <w:tcPrChange w:id="213" w:author="Author" w:date="2025-12-07T21:28:00Z" w16du:dateUtc="2025-12-08T05:28:00Z">
              <w:tcPr>
                <w:tcW w:w="1146" w:type="pct"/>
                <w:vAlign w:val="center"/>
              </w:tcPr>
            </w:tcPrChange>
          </w:tcPr>
          <w:p w14:paraId="39678EA3" w14:textId="77777777" w:rsidR="00D8770C" w:rsidRDefault="00155DA0">
            <w:r>
              <w:t>+</w:t>
            </w:r>
          </w:p>
        </w:tc>
        <w:tc>
          <w:tcPr>
            <w:tcW w:w="7381" w:type="dxa"/>
            <w:vAlign w:val="center"/>
            <w:tcPrChange w:id="214" w:author="Author" w:date="2025-12-07T21:28:00Z" w16du:dateUtc="2025-12-08T05:28:00Z">
              <w:tcPr>
                <w:tcW w:w="3854" w:type="pct"/>
                <w:vAlign w:val="center"/>
              </w:tcPr>
            </w:tcPrChange>
          </w:tcPr>
          <w:p w14:paraId="54D7CDB1" w14:textId="77777777" w:rsidR="00D8770C" w:rsidRDefault="00D8770C"/>
        </w:tc>
      </w:tr>
      <w:tr w:rsidR="00D8770C" w14:paraId="5D001B6E" w14:textId="77777777">
        <w:tc>
          <w:tcPr>
            <w:tcW w:w="2195" w:type="dxa"/>
            <w:vAlign w:val="center"/>
            <w:tcPrChange w:id="215" w:author="Author" w:date="2025-12-07T21:28:00Z" w16du:dateUtc="2025-12-08T05:28:00Z">
              <w:tcPr>
                <w:tcW w:w="1146" w:type="pct"/>
                <w:vAlign w:val="center"/>
              </w:tcPr>
            </w:tcPrChange>
          </w:tcPr>
          <w:p w14:paraId="3693A748" w14:textId="77777777" w:rsidR="00D8770C" w:rsidRDefault="00155DA0">
            <w:pPr>
              <w:rPr>
                <w:b/>
              </w:rPr>
            </w:pPr>
            <w:r>
              <w:rPr>
                <w:b/>
              </w:rPr>
              <w:lastRenderedPageBreak/>
              <w:t>Template</w:t>
            </w:r>
          </w:p>
        </w:tc>
        <w:tc>
          <w:tcPr>
            <w:tcW w:w="7381" w:type="dxa"/>
            <w:vAlign w:val="center"/>
            <w:tcPrChange w:id="216" w:author="Author" w:date="2025-12-07T21:28:00Z" w16du:dateUtc="2025-12-08T05:28:00Z">
              <w:tcPr>
                <w:tcW w:w="3854" w:type="pct"/>
                <w:vAlign w:val="center"/>
              </w:tcPr>
            </w:tcPrChange>
          </w:tcPr>
          <w:p w14:paraId="5985434E" w14:textId="77777777" w:rsidR="00D8770C" w:rsidRDefault="00155DA0">
            <w:pPr>
              <w:rPr>
                <w:rFonts w:ascii="Droid Sans Mono" w:hAnsi="Droid Sans Mono"/>
                <w:b/>
                <w:color w:val="002060"/>
                <w:sz w:val="18"/>
                <w:rPrChange w:id="21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18" w:author="Author" w:date="2025-12-07T21:28:00Z" w16du:dateUtc="2025-12-08T05:28:00Z">
                  <w:rPr>
                    <w:rFonts w:ascii="Lucida Console" w:hAnsi="Lucida Console"/>
                    <w:b/>
                    <w:color w:val="002060"/>
                    <w:sz w:val="18"/>
                  </w:rPr>
                </w:rPrChange>
              </w:rPr>
              <w:t>Generated System Provenance for ${GEN_service}</w:t>
            </w:r>
          </w:p>
          <w:p w14:paraId="6873F27B" w14:textId="77777777" w:rsidR="00D8770C" w:rsidRDefault="00D8770C">
            <w:pPr>
              <w:rPr>
                <w:rFonts w:ascii="Droid Sans Mono" w:hAnsi="Droid Sans Mono"/>
                <w:b/>
                <w:color w:val="002060"/>
                <w:sz w:val="18"/>
                <w:rPrChange w:id="219" w:author="Author" w:date="2025-12-07T21:28:00Z" w16du:dateUtc="2025-12-08T05:28:00Z">
                  <w:rPr>
                    <w:rFonts w:ascii="Lucida Console" w:hAnsi="Lucida Console"/>
                    <w:b/>
                    <w:color w:val="002060"/>
                    <w:sz w:val="18"/>
                  </w:rPr>
                </w:rPrChange>
              </w:rPr>
            </w:pPr>
          </w:p>
          <w:p w14:paraId="432A4F25" w14:textId="77777777" w:rsidR="00D8770C" w:rsidRDefault="00155DA0">
            <w:pPr>
              <w:rPr>
                <w:rFonts w:ascii="Droid Sans Mono" w:hAnsi="Droid Sans Mono"/>
                <w:b/>
                <w:color w:val="002060"/>
                <w:sz w:val="18"/>
                <w:rPrChange w:id="220" w:author="Author" w:date="2025-12-07T21:28:00Z" w16du:dateUtc="2025-12-08T05:28:00Z">
                  <w:rPr>
                    <w:rFonts w:ascii="Lucida Console" w:hAnsi="Lucida Console"/>
                    <w:b/>
                    <w:color w:val="002060"/>
                    <w:sz w:val="18"/>
                  </w:rPr>
                </w:rPrChange>
              </w:rPr>
            </w:pPr>
            <w:proofErr w:type="gramStart"/>
            <w:r>
              <w:rPr>
                <w:rFonts w:ascii="Droid Sans Mono" w:hAnsi="Droid Sans Mono"/>
                <w:b/>
                <w:color w:val="002060"/>
                <w:sz w:val="18"/>
                <w:rPrChange w:id="221" w:author="Author" w:date="2025-12-07T21:28:00Z" w16du:dateUtc="2025-12-08T05:28:00Z">
                  <w:rPr>
                    <w:rFonts w:ascii="Lucida Console" w:hAnsi="Lucida Console"/>
                    <w:b/>
                    <w:color w:val="002060"/>
                    <w:sz w:val="18"/>
                  </w:rPr>
                </w:rPrChange>
              </w:rPr>
              <w:t>Source  :</w:t>
            </w:r>
            <w:proofErr w:type="gramEnd"/>
            <w:r>
              <w:rPr>
                <w:rFonts w:ascii="Droid Sans Mono" w:hAnsi="Droid Sans Mono"/>
                <w:b/>
                <w:color w:val="002060"/>
                <w:sz w:val="18"/>
                <w:rPrChange w:id="222"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223" w:author="Author" w:date="2025-12-07T21:28:00Z" w16du:dateUtc="2025-12-08T05:28:00Z">
                  <w:rPr>
                    <w:rFonts w:ascii="Lucida Console" w:hAnsi="Lucida Console"/>
                    <w:b/>
                    <w:color w:val="002060"/>
                    <w:sz w:val="18"/>
                  </w:rPr>
                </w:rPrChange>
              </w:rPr>
              <w:t>GEN_source</w:t>
            </w:r>
            <w:proofErr w:type="spellEnd"/>
            <w:r>
              <w:rPr>
                <w:rFonts w:ascii="Droid Sans Mono" w:hAnsi="Droid Sans Mono"/>
                <w:b/>
                <w:color w:val="002060"/>
                <w:sz w:val="18"/>
                <w:rPrChange w:id="224" w:author="Author" w:date="2025-12-07T21:28:00Z" w16du:dateUtc="2025-12-08T05:28:00Z">
                  <w:rPr>
                    <w:rFonts w:ascii="Lucida Console" w:hAnsi="Lucida Console"/>
                    <w:b/>
                    <w:color w:val="002060"/>
                    <w:sz w:val="18"/>
                  </w:rPr>
                </w:rPrChange>
              </w:rPr>
              <w:t>}</w:t>
            </w:r>
          </w:p>
          <w:p w14:paraId="492B1EF3" w14:textId="77777777" w:rsidR="00D8770C" w:rsidRDefault="00155DA0">
            <w:pPr>
              <w:rPr>
                <w:rFonts w:ascii="Droid Sans Mono" w:hAnsi="Droid Sans Mono"/>
                <w:b/>
                <w:color w:val="002060"/>
                <w:sz w:val="18"/>
                <w:rPrChange w:id="225" w:author="Author" w:date="2025-12-07T21:28:00Z" w16du:dateUtc="2025-12-08T05:28:00Z">
                  <w:rPr>
                    <w:rFonts w:ascii="Lucida Console" w:hAnsi="Lucida Console"/>
                    <w:b/>
                    <w:color w:val="002060"/>
                    <w:sz w:val="18"/>
                  </w:rPr>
                </w:rPrChange>
              </w:rPr>
            </w:pPr>
            <w:proofErr w:type="gramStart"/>
            <w:r>
              <w:rPr>
                <w:rFonts w:ascii="Droid Sans Mono" w:hAnsi="Droid Sans Mono"/>
                <w:b/>
                <w:color w:val="002060"/>
                <w:sz w:val="18"/>
                <w:rPrChange w:id="226" w:author="Author" w:date="2025-12-07T21:28:00Z" w16du:dateUtc="2025-12-08T05:28:00Z">
                  <w:rPr>
                    <w:rFonts w:ascii="Lucida Console" w:hAnsi="Lucida Console"/>
                    <w:b/>
                    <w:color w:val="002060"/>
                    <w:sz w:val="18"/>
                  </w:rPr>
                </w:rPrChange>
              </w:rPr>
              <w:t>Target  :</w:t>
            </w:r>
            <w:proofErr w:type="gramEnd"/>
            <w:r>
              <w:rPr>
                <w:rFonts w:ascii="Droid Sans Mono" w:hAnsi="Droid Sans Mono"/>
                <w:b/>
                <w:color w:val="002060"/>
                <w:sz w:val="18"/>
                <w:rPrChange w:id="227"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228" w:author="Author" w:date="2025-12-07T21:28:00Z" w16du:dateUtc="2025-12-08T05:28:00Z">
                  <w:rPr>
                    <w:rFonts w:ascii="Lucida Console" w:hAnsi="Lucida Console"/>
                    <w:b/>
                    <w:color w:val="002060"/>
                    <w:sz w:val="18"/>
                  </w:rPr>
                </w:rPrChange>
              </w:rPr>
              <w:t>GEN_target</w:t>
            </w:r>
            <w:proofErr w:type="spellEnd"/>
            <w:r>
              <w:rPr>
                <w:rFonts w:ascii="Droid Sans Mono" w:hAnsi="Droid Sans Mono"/>
                <w:b/>
                <w:color w:val="002060"/>
                <w:sz w:val="18"/>
                <w:rPrChange w:id="229" w:author="Author" w:date="2025-12-07T21:28:00Z" w16du:dateUtc="2025-12-08T05:28:00Z">
                  <w:rPr>
                    <w:rFonts w:ascii="Lucida Console" w:hAnsi="Lucida Console"/>
                    <w:b/>
                    <w:color w:val="002060"/>
                    <w:sz w:val="18"/>
                  </w:rPr>
                </w:rPrChange>
              </w:rPr>
              <w:t>}</w:t>
            </w:r>
          </w:p>
          <w:p w14:paraId="164F2852" w14:textId="77777777" w:rsidR="00D8770C" w:rsidRDefault="00155DA0">
            <w:pPr>
              <w:rPr>
                <w:rFonts w:ascii="Droid Sans Mono" w:hAnsi="Droid Sans Mono"/>
                <w:b/>
                <w:color w:val="002060"/>
                <w:sz w:val="18"/>
                <w:rPrChange w:id="230" w:author="Author" w:date="2025-12-07T21:28:00Z" w16du:dateUtc="2025-12-08T05:28:00Z">
                  <w:rPr>
                    <w:rFonts w:ascii="Lucida Console" w:hAnsi="Lucida Console"/>
                    <w:b/>
                    <w:color w:val="002060"/>
                    <w:sz w:val="18"/>
                  </w:rPr>
                </w:rPrChange>
              </w:rPr>
            </w:pPr>
            <w:proofErr w:type="gramStart"/>
            <w:r>
              <w:rPr>
                <w:rFonts w:ascii="Droid Sans Mono" w:hAnsi="Droid Sans Mono"/>
                <w:b/>
                <w:color w:val="002060"/>
                <w:sz w:val="18"/>
                <w:rPrChange w:id="231" w:author="Author" w:date="2025-12-07T21:28:00Z" w16du:dateUtc="2025-12-08T05:28:00Z">
                  <w:rPr>
                    <w:rFonts w:ascii="Lucida Console" w:hAnsi="Lucida Console"/>
                    <w:b/>
                    <w:color w:val="002060"/>
                    <w:sz w:val="18"/>
                  </w:rPr>
                </w:rPrChange>
              </w:rPr>
              <w:t>Memory  :</w:t>
            </w:r>
            <w:proofErr w:type="gramEnd"/>
            <w:r>
              <w:rPr>
                <w:rFonts w:ascii="Droid Sans Mono" w:hAnsi="Droid Sans Mono"/>
                <w:b/>
                <w:color w:val="002060"/>
                <w:sz w:val="18"/>
                <w:rPrChange w:id="232"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233" w:author="Author" w:date="2025-12-07T21:28:00Z" w16du:dateUtc="2025-12-08T05:28:00Z">
                  <w:rPr>
                    <w:rFonts w:ascii="Lucida Console" w:hAnsi="Lucida Console"/>
                    <w:b/>
                    <w:color w:val="002060"/>
                    <w:sz w:val="18"/>
                  </w:rPr>
                </w:rPrChange>
              </w:rPr>
              <w:t>GEN_memory</w:t>
            </w:r>
            <w:proofErr w:type="spellEnd"/>
            <w:r>
              <w:rPr>
                <w:rFonts w:ascii="Droid Sans Mono" w:hAnsi="Droid Sans Mono"/>
                <w:b/>
                <w:color w:val="002060"/>
                <w:sz w:val="18"/>
                <w:rPrChange w:id="234" w:author="Author" w:date="2025-12-07T21:28:00Z" w16du:dateUtc="2025-12-08T05:28:00Z">
                  <w:rPr>
                    <w:rFonts w:ascii="Lucida Console" w:hAnsi="Lucida Console"/>
                    <w:b/>
                    <w:color w:val="002060"/>
                    <w:sz w:val="18"/>
                  </w:rPr>
                </w:rPrChange>
              </w:rPr>
              <w:t>}</w:t>
            </w:r>
          </w:p>
          <w:p w14:paraId="75CA95AC" w14:textId="77777777" w:rsidR="00D8770C" w:rsidRDefault="00155DA0">
            <w:pPr>
              <w:rPr>
                <w:rFonts w:ascii="Droid Sans Mono" w:hAnsi="Droid Sans Mono"/>
                <w:b/>
                <w:color w:val="002060"/>
                <w:sz w:val="18"/>
                <w:rPrChange w:id="23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36" w:author="Author" w:date="2025-12-07T21:28:00Z" w16du:dateUtc="2025-12-08T05:28:00Z">
                  <w:rPr>
                    <w:rFonts w:ascii="Lucida Console" w:hAnsi="Lucida Console"/>
                    <w:b/>
                    <w:color w:val="002060"/>
                    <w:sz w:val="18"/>
                  </w:rPr>
                </w:rPrChange>
              </w:rPr>
              <w:t xml:space="preserve">Tasks </w:t>
            </w:r>
            <w:proofErr w:type="gramStart"/>
            <w:r>
              <w:rPr>
                <w:rFonts w:ascii="Droid Sans Mono" w:hAnsi="Droid Sans Mono"/>
                <w:b/>
                <w:color w:val="002060"/>
                <w:sz w:val="18"/>
                <w:rPrChange w:id="237" w:author="Author" w:date="2025-12-07T21:28:00Z" w16du:dateUtc="2025-12-08T05:28:00Z">
                  <w:rPr>
                    <w:rFonts w:ascii="Lucida Console" w:hAnsi="Lucida Console"/>
                    <w:b/>
                    <w:color w:val="002060"/>
                    <w:sz w:val="18"/>
                  </w:rPr>
                </w:rPrChange>
              </w:rPr>
              <w:t xml:space="preserve">  :</w:t>
            </w:r>
            <w:proofErr w:type="gramEnd"/>
            <w:r>
              <w:rPr>
                <w:rFonts w:ascii="Droid Sans Mono" w:hAnsi="Droid Sans Mono"/>
                <w:b/>
                <w:color w:val="002060"/>
                <w:sz w:val="18"/>
                <w:rPrChange w:id="238"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239" w:author="Author" w:date="2025-12-07T21:28:00Z" w16du:dateUtc="2025-12-08T05:28:00Z">
                  <w:rPr>
                    <w:rFonts w:ascii="Lucida Console" w:hAnsi="Lucida Console"/>
                    <w:b/>
                    <w:color w:val="002060"/>
                    <w:sz w:val="18"/>
                  </w:rPr>
                </w:rPrChange>
              </w:rPr>
              <w:t>GEN_tasks</w:t>
            </w:r>
            <w:proofErr w:type="spellEnd"/>
            <w:r>
              <w:rPr>
                <w:rFonts w:ascii="Droid Sans Mono" w:hAnsi="Droid Sans Mono"/>
                <w:b/>
                <w:color w:val="002060"/>
                <w:sz w:val="18"/>
                <w:rPrChange w:id="240" w:author="Author" w:date="2025-12-07T21:28:00Z" w16du:dateUtc="2025-12-08T05:28:00Z">
                  <w:rPr>
                    <w:rFonts w:ascii="Lucida Console" w:hAnsi="Lucida Console"/>
                    <w:b/>
                    <w:color w:val="002060"/>
                    <w:sz w:val="18"/>
                  </w:rPr>
                </w:rPrChange>
              </w:rPr>
              <w:t>}</w:t>
            </w:r>
          </w:p>
          <w:p w14:paraId="77DCD70D" w14:textId="77777777" w:rsidR="00D8770C" w:rsidRDefault="00D8770C">
            <w:pPr>
              <w:rPr>
                <w:rFonts w:ascii="Droid Sans Mono" w:hAnsi="Droid Sans Mono"/>
                <w:b/>
                <w:color w:val="002060"/>
                <w:sz w:val="18"/>
                <w:rPrChange w:id="241" w:author="Author" w:date="2025-12-07T21:28:00Z" w16du:dateUtc="2025-12-08T05:28:00Z">
                  <w:rPr>
                    <w:rFonts w:ascii="Lucida Console" w:hAnsi="Lucida Console"/>
                    <w:b/>
                    <w:color w:val="002060"/>
                    <w:sz w:val="18"/>
                  </w:rPr>
                </w:rPrChange>
              </w:rPr>
            </w:pPr>
          </w:p>
          <w:p w14:paraId="6E32F964" w14:textId="77777777" w:rsidR="00D8770C" w:rsidRDefault="00155DA0">
            <w:pPr>
              <w:rPr>
                <w:rFonts w:ascii="Droid Sans Mono" w:hAnsi="Droid Sans Mono"/>
                <w:b/>
                <w:color w:val="002060"/>
                <w:sz w:val="18"/>
                <w:rPrChange w:id="242"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43" w:author="Author" w:date="2025-12-07T21:28:00Z" w16du:dateUtc="2025-12-08T05:28:00Z">
                  <w:rPr>
                    <w:rFonts w:ascii="Lucida Console" w:hAnsi="Lucida Console"/>
                    <w:b/>
                    <w:color w:val="002060"/>
                    <w:sz w:val="18"/>
                  </w:rPr>
                </w:rPrChange>
              </w:rPr>
              <w:t>Generation Details for ${GEN_service}</w:t>
            </w:r>
          </w:p>
          <w:p w14:paraId="34967248" w14:textId="77777777" w:rsidR="00D8770C" w:rsidRDefault="00155DA0">
            <w:pPr>
              <w:rPr>
                <w:rFonts w:ascii="Droid Sans Mono" w:hAnsi="Droid Sans Mono"/>
                <w:b/>
                <w:color w:val="002060"/>
                <w:sz w:val="18"/>
                <w:rPrChange w:id="24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45" w:author="Author" w:date="2025-12-07T21:28:00Z" w16du:dateUtc="2025-12-08T05:28:00Z">
                  <w:rPr>
                    <w:rFonts w:ascii="Lucida Console" w:hAnsi="Lucida Console"/>
                    <w:b/>
                    <w:color w:val="002060"/>
                    <w:sz w:val="18"/>
                  </w:rPr>
                </w:rPrChange>
              </w:rPr>
              <w:t xml:space="preserve">Master </w:t>
            </w:r>
            <w:proofErr w:type="gramStart"/>
            <w:r>
              <w:rPr>
                <w:rFonts w:ascii="Droid Sans Mono" w:hAnsi="Droid Sans Mono"/>
                <w:b/>
                <w:color w:val="002060"/>
                <w:sz w:val="18"/>
                <w:rPrChange w:id="246" w:author="Author" w:date="2025-12-07T21:28:00Z" w16du:dateUtc="2025-12-08T05:28:00Z">
                  <w:rPr>
                    <w:rFonts w:ascii="Lucida Console" w:hAnsi="Lucida Console"/>
                    <w:b/>
                    <w:color w:val="002060"/>
                    <w:sz w:val="18"/>
                  </w:rPr>
                </w:rPrChange>
              </w:rPr>
              <w:t>Properties  :</w:t>
            </w:r>
            <w:proofErr w:type="gramEnd"/>
            <w:r>
              <w:rPr>
                <w:rFonts w:ascii="Droid Sans Mono" w:hAnsi="Droid Sans Mono"/>
                <w:b/>
                <w:color w:val="002060"/>
                <w:sz w:val="18"/>
                <w:rPrChange w:id="247"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248" w:author="Author" w:date="2025-12-07T21:28:00Z" w16du:dateUtc="2025-12-08T05:28:00Z">
                  <w:rPr>
                    <w:rFonts w:ascii="Lucida Console" w:hAnsi="Lucida Console"/>
                    <w:b/>
                    <w:color w:val="002060"/>
                    <w:sz w:val="18"/>
                  </w:rPr>
                </w:rPrChange>
              </w:rPr>
              <w:t>GEN_master</w:t>
            </w:r>
            <w:proofErr w:type="spellEnd"/>
            <w:r>
              <w:rPr>
                <w:rFonts w:ascii="Droid Sans Mono" w:hAnsi="Droid Sans Mono"/>
                <w:b/>
                <w:color w:val="002060"/>
                <w:sz w:val="18"/>
                <w:rPrChange w:id="249" w:author="Author" w:date="2025-12-07T21:28:00Z" w16du:dateUtc="2025-12-08T05:28:00Z">
                  <w:rPr>
                    <w:rFonts w:ascii="Lucida Console" w:hAnsi="Lucida Console"/>
                    <w:b/>
                    <w:color w:val="002060"/>
                    <w:sz w:val="18"/>
                  </w:rPr>
                </w:rPrChange>
              </w:rPr>
              <w:t>}</w:t>
            </w:r>
          </w:p>
          <w:p w14:paraId="0AAAFEDD" w14:textId="77777777" w:rsidR="00D8770C" w:rsidRDefault="00155DA0">
            <w:r>
              <w:rPr>
                <w:rFonts w:ascii="Droid Sans Mono" w:hAnsi="Droid Sans Mono"/>
                <w:b/>
                <w:color w:val="002060"/>
                <w:sz w:val="18"/>
                <w:rPrChange w:id="250" w:author="Author" w:date="2025-12-07T21:28:00Z" w16du:dateUtc="2025-12-08T05:28:00Z">
                  <w:rPr>
                    <w:rFonts w:ascii="Lucida Console" w:hAnsi="Lucida Console"/>
                    <w:b/>
                    <w:color w:val="002060"/>
                    <w:sz w:val="18"/>
                  </w:rPr>
                </w:rPrChange>
              </w:rPr>
              <w:t>Override Properties: ${</w:t>
            </w:r>
            <w:proofErr w:type="spellStart"/>
            <w:r>
              <w:rPr>
                <w:rFonts w:ascii="Droid Sans Mono" w:hAnsi="Droid Sans Mono"/>
                <w:b/>
                <w:color w:val="002060"/>
                <w:sz w:val="18"/>
                <w:rPrChange w:id="251" w:author="Author" w:date="2025-12-07T21:28:00Z" w16du:dateUtc="2025-12-08T05:28:00Z">
                  <w:rPr>
                    <w:rFonts w:ascii="Lucida Console" w:hAnsi="Lucida Console"/>
                    <w:b/>
                    <w:color w:val="002060"/>
                    <w:sz w:val="18"/>
                  </w:rPr>
                </w:rPrChange>
              </w:rPr>
              <w:t>GEN_override</w:t>
            </w:r>
            <w:proofErr w:type="spellEnd"/>
            <w:r>
              <w:rPr>
                <w:rFonts w:ascii="Droid Sans Mono" w:hAnsi="Droid Sans Mono"/>
                <w:b/>
                <w:color w:val="002060"/>
                <w:sz w:val="18"/>
                <w:rPrChange w:id="252" w:author="Author" w:date="2025-12-07T21:28:00Z" w16du:dateUtc="2025-12-08T05:28:00Z">
                  <w:rPr>
                    <w:rFonts w:ascii="Lucida Console" w:hAnsi="Lucida Console"/>
                    <w:b/>
                    <w:color w:val="002060"/>
                    <w:sz w:val="18"/>
                  </w:rPr>
                </w:rPrChange>
              </w:rPr>
              <w:t>}</w:t>
            </w:r>
          </w:p>
        </w:tc>
      </w:tr>
      <w:tr w:rsidR="00D8770C" w14:paraId="15126459" w14:textId="77777777">
        <w:tc>
          <w:tcPr>
            <w:tcW w:w="2195" w:type="dxa"/>
            <w:vAlign w:val="center"/>
            <w:tcPrChange w:id="253" w:author="Author" w:date="2025-12-07T21:28:00Z" w16du:dateUtc="2025-12-08T05:28:00Z">
              <w:tcPr>
                <w:tcW w:w="1146" w:type="pct"/>
                <w:vAlign w:val="center"/>
              </w:tcPr>
            </w:tcPrChange>
          </w:tcPr>
          <w:p w14:paraId="68293F2C" w14:textId="77777777" w:rsidR="00D8770C" w:rsidRDefault="00155DA0">
            <w:pPr>
              <w:numPr>
                <w:ilvl w:val="0"/>
                <w:numId w:val="7"/>
              </w:numPr>
              <w:pBdr>
                <w:top w:val="nil"/>
                <w:left w:val="nil"/>
                <w:bottom w:val="nil"/>
                <w:right w:val="nil"/>
                <w:between w:val="nil"/>
              </w:pBdr>
              <w:pPrChange w:id="254" w:author="Author" w:date="2025-12-07T21:28:00Z" w16du:dateUtc="2025-12-08T05:28:00Z">
                <w:pPr>
                  <w:pStyle w:val="ListParagraph"/>
                  <w:numPr>
                    <w:numId w:val="19"/>
                  </w:numPr>
                  <w:ind w:left="413" w:hanging="360"/>
                </w:pPr>
              </w:pPrChange>
            </w:pPr>
            <w:r>
              <w:rPr>
                <w:color w:val="000000"/>
                <w:rPrChange w:id="255" w:author="Author" w:date="2025-12-07T21:28:00Z" w16du:dateUtc="2025-12-08T05:28:00Z">
                  <w:rPr/>
                </w:rPrChange>
              </w:rPr>
              <w:t>Generator =</w:t>
            </w:r>
          </w:p>
        </w:tc>
        <w:tc>
          <w:tcPr>
            <w:tcW w:w="7381" w:type="dxa"/>
            <w:vAlign w:val="center"/>
            <w:tcPrChange w:id="256" w:author="Author" w:date="2025-12-07T21:28:00Z" w16du:dateUtc="2025-12-08T05:28:00Z">
              <w:tcPr>
                <w:tcW w:w="3854" w:type="pct"/>
                <w:vAlign w:val="center"/>
              </w:tcPr>
            </w:tcPrChange>
          </w:tcPr>
          <w:p w14:paraId="116970A0" w14:textId="77777777" w:rsidR="00D8770C" w:rsidRDefault="00D8770C"/>
        </w:tc>
      </w:tr>
      <w:tr w:rsidR="00D8770C" w14:paraId="024591E2" w14:textId="77777777">
        <w:tc>
          <w:tcPr>
            <w:tcW w:w="2195" w:type="dxa"/>
            <w:vAlign w:val="center"/>
            <w:tcPrChange w:id="257" w:author="Author" w:date="2025-12-07T21:28:00Z" w16du:dateUtc="2025-12-08T05:28:00Z">
              <w:tcPr>
                <w:tcW w:w="1146" w:type="pct"/>
                <w:vAlign w:val="center"/>
              </w:tcPr>
            </w:tcPrChange>
          </w:tcPr>
          <w:p w14:paraId="7DA062F9" w14:textId="77777777" w:rsidR="00D8770C" w:rsidRDefault="00155DA0">
            <w:pPr>
              <w:rPr>
                <w:b/>
              </w:rPr>
            </w:pPr>
            <w:r>
              <w:rPr>
                <w:b/>
              </w:rPr>
              <w:t>Interpolated</w:t>
            </w:r>
          </w:p>
        </w:tc>
        <w:tc>
          <w:tcPr>
            <w:tcW w:w="7381" w:type="dxa"/>
            <w:vAlign w:val="center"/>
            <w:tcPrChange w:id="258" w:author="Author" w:date="2025-12-07T21:28:00Z" w16du:dateUtc="2025-12-08T05:28:00Z">
              <w:tcPr>
                <w:tcW w:w="3854" w:type="pct"/>
                <w:vAlign w:val="center"/>
              </w:tcPr>
            </w:tcPrChange>
          </w:tcPr>
          <w:p w14:paraId="0D01F6F3" w14:textId="77777777" w:rsidR="00D8770C" w:rsidRDefault="00155DA0">
            <w:pPr>
              <w:rPr>
                <w:rFonts w:ascii="Droid Sans Mono" w:hAnsi="Droid Sans Mono"/>
                <w:b/>
                <w:color w:val="002060"/>
                <w:sz w:val="18"/>
                <w:rPrChange w:id="259"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60" w:author="Author" w:date="2025-12-07T21:28:00Z" w16du:dateUtc="2025-12-08T05:28:00Z">
                  <w:rPr>
                    <w:rFonts w:ascii="Lucida Console" w:hAnsi="Lucida Console"/>
                    <w:b/>
                    <w:color w:val="002060"/>
                    <w:sz w:val="18"/>
                  </w:rPr>
                </w:rPrChange>
              </w:rPr>
              <w:t>Generated System Provenance for Sales Query</w:t>
            </w:r>
          </w:p>
          <w:p w14:paraId="1F6B91EF" w14:textId="77777777" w:rsidR="00D8770C" w:rsidRDefault="00D8770C">
            <w:pPr>
              <w:rPr>
                <w:rFonts w:ascii="Droid Sans Mono" w:hAnsi="Droid Sans Mono"/>
                <w:b/>
                <w:color w:val="002060"/>
                <w:sz w:val="18"/>
                <w:rPrChange w:id="261" w:author="Author" w:date="2025-12-07T21:28:00Z" w16du:dateUtc="2025-12-08T05:28:00Z">
                  <w:rPr>
                    <w:rFonts w:ascii="Lucida Console" w:hAnsi="Lucida Console"/>
                    <w:b/>
                    <w:color w:val="002060"/>
                    <w:sz w:val="18"/>
                  </w:rPr>
                </w:rPrChange>
              </w:rPr>
            </w:pPr>
          </w:p>
          <w:p w14:paraId="7CCA4680" w14:textId="77777777" w:rsidR="00D8770C" w:rsidRDefault="00155DA0">
            <w:pPr>
              <w:rPr>
                <w:rFonts w:ascii="Droid Sans Mono" w:hAnsi="Droid Sans Mono"/>
                <w:b/>
                <w:color w:val="002060"/>
                <w:sz w:val="18"/>
                <w:rPrChange w:id="262" w:author="Author" w:date="2025-12-07T21:28:00Z" w16du:dateUtc="2025-12-08T05:28:00Z">
                  <w:rPr>
                    <w:rFonts w:ascii="Lucida Console" w:hAnsi="Lucida Console"/>
                    <w:b/>
                    <w:color w:val="002060"/>
                    <w:sz w:val="18"/>
                  </w:rPr>
                </w:rPrChange>
              </w:rPr>
            </w:pPr>
            <w:proofErr w:type="gramStart"/>
            <w:r>
              <w:rPr>
                <w:rFonts w:ascii="Droid Sans Mono" w:hAnsi="Droid Sans Mono"/>
                <w:b/>
                <w:color w:val="002060"/>
                <w:sz w:val="18"/>
                <w:rPrChange w:id="263" w:author="Author" w:date="2025-12-07T21:28:00Z" w16du:dateUtc="2025-12-08T05:28:00Z">
                  <w:rPr>
                    <w:rFonts w:ascii="Lucida Console" w:hAnsi="Lucida Console"/>
                    <w:b/>
                    <w:color w:val="002060"/>
                    <w:sz w:val="18"/>
                  </w:rPr>
                </w:rPrChange>
              </w:rPr>
              <w:t>Source  :</w:t>
            </w:r>
            <w:proofErr w:type="gramEnd"/>
            <w:r>
              <w:rPr>
                <w:rFonts w:ascii="Droid Sans Mono" w:hAnsi="Droid Sans Mono"/>
                <w:b/>
                <w:color w:val="002060"/>
                <w:sz w:val="18"/>
                <w:rPrChange w:id="264" w:author="Author" w:date="2025-12-07T21:28:00Z" w16du:dateUtc="2025-12-08T05:28:00Z">
                  <w:rPr>
                    <w:rFonts w:ascii="Lucida Console" w:hAnsi="Lucida Console"/>
                    <w:b/>
                    <w:color w:val="002060"/>
                    <w:sz w:val="18"/>
                  </w:rPr>
                </w:rPrChange>
              </w:rPr>
              <w:t xml:space="preserve"> PROD_REPO_URL</w:t>
            </w:r>
          </w:p>
          <w:p w14:paraId="76FFA40B" w14:textId="77777777" w:rsidR="00D8770C" w:rsidRDefault="00155DA0">
            <w:pPr>
              <w:rPr>
                <w:rFonts w:ascii="Droid Sans Mono" w:hAnsi="Droid Sans Mono"/>
                <w:b/>
                <w:color w:val="002060"/>
                <w:sz w:val="18"/>
                <w:rPrChange w:id="265" w:author="Author" w:date="2025-12-07T21:28:00Z" w16du:dateUtc="2025-12-08T05:28:00Z">
                  <w:rPr>
                    <w:rFonts w:ascii="Lucida Console" w:hAnsi="Lucida Console"/>
                    <w:b/>
                    <w:color w:val="002060"/>
                    <w:sz w:val="18"/>
                  </w:rPr>
                </w:rPrChange>
              </w:rPr>
            </w:pPr>
            <w:proofErr w:type="gramStart"/>
            <w:r>
              <w:rPr>
                <w:rFonts w:ascii="Droid Sans Mono" w:hAnsi="Droid Sans Mono"/>
                <w:b/>
                <w:color w:val="002060"/>
                <w:sz w:val="18"/>
                <w:rPrChange w:id="266" w:author="Author" w:date="2025-12-07T21:28:00Z" w16du:dateUtc="2025-12-08T05:28:00Z">
                  <w:rPr>
                    <w:rFonts w:ascii="Lucida Console" w:hAnsi="Lucida Console"/>
                    <w:b/>
                    <w:color w:val="002060"/>
                    <w:sz w:val="18"/>
                  </w:rPr>
                </w:rPrChange>
              </w:rPr>
              <w:t>Target  :</w:t>
            </w:r>
            <w:proofErr w:type="gramEnd"/>
            <w:r>
              <w:rPr>
                <w:rFonts w:ascii="Droid Sans Mono" w:hAnsi="Droid Sans Mono"/>
                <w:b/>
                <w:color w:val="002060"/>
                <w:sz w:val="18"/>
                <w:rPrChange w:id="267" w:author="Author" w:date="2025-12-07T21:28:00Z" w16du:dateUtc="2025-12-08T05:28:00Z">
                  <w:rPr>
                    <w:rFonts w:ascii="Lucida Console" w:hAnsi="Lucida Console"/>
                    <w:b/>
                    <w:color w:val="002060"/>
                    <w:sz w:val="18"/>
                  </w:rPr>
                </w:rPrChange>
              </w:rPr>
              <w:t xml:space="preserve"> PRODUCTION</w:t>
            </w:r>
          </w:p>
          <w:p w14:paraId="48452A77" w14:textId="77777777" w:rsidR="00D8770C" w:rsidRDefault="00155DA0">
            <w:pPr>
              <w:rPr>
                <w:rFonts w:ascii="Droid Sans Mono" w:hAnsi="Droid Sans Mono"/>
                <w:b/>
                <w:color w:val="002060"/>
                <w:sz w:val="18"/>
                <w:rPrChange w:id="268" w:author="Author" w:date="2025-12-07T21:28:00Z" w16du:dateUtc="2025-12-08T05:28:00Z">
                  <w:rPr>
                    <w:rFonts w:ascii="Lucida Console" w:hAnsi="Lucida Console"/>
                    <w:b/>
                    <w:color w:val="002060"/>
                    <w:sz w:val="18"/>
                  </w:rPr>
                </w:rPrChange>
              </w:rPr>
            </w:pPr>
            <w:proofErr w:type="gramStart"/>
            <w:r>
              <w:rPr>
                <w:rFonts w:ascii="Droid Sans Mono" w:hAnsi="Droid Sans Mono"/>
                <w:b/>
                <w:color w:val="002060"/>
                <w:sz w:val="18"/>
                <w:rPrChange w:id="269" w:author="Author" w:date="2025-12-07T21:28:00Z" w16du:dateUtc="2025-12-08T05:28:00Z">
                  <w:rPr>
                    <w:rFonts w:ascii="Lucida Console" w:hAnsi="Lucida Console"/>
                    <w:b/>
                    <w:color w:val="002060"/>
                    <w:sz w:val="18"/>
                  </w:rPr>
                </w:rPrChange>
              </w:rPr>
              <w:t>Memory  :</w:t>
            </w:r>
            <w:proofErr w:type="gramEnd"/>
            <w:r>
              <w:rPr>
                <w:rFonts w:ascii="Droid Sans Mono" w:hAnsi="Droid Sans Mono"/>
                <w:b/>
                <w:color w:val="002060"/>
                <w:sz w:val="18"/>
                <w:rPrChange w:id="270" w:author="Author" w:date="2025-12-07T21:28:00Z" w16du:dateUtc="2025-12-08T05:28:00Z">
                  <w:rPr>
                    <w:rFonts w:ascii="Lucida Console" w:hAnsi="Lucida Console"/>
                    <w:b/>
                    <w:color w:val="002060"/>
                    <w:sz w:val="18"/>
                  </w:rPr>
                </w:rPrChange>
              </w:rPr>
              <w:t xml:space="preserve"> 512M</w:t>
            </w:r>
          </w:p>
          <w:p w14:paraId="207AE36F" w14:textId="77777777" w:rsidR="00D8770C" w:rsidRDefault="00155DA0">
            <w:pPr>
              <w:rPr>
                <w:rFonts w:ascii="Droid Sans Mono" w:hAnsi="Droid Sans Mono"/>
                <w:b/>
                <w:color w:val="002060"/>
                <w:sz w:val="18"/>
                <w:rPrChange w:id="271"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72" w:author="Author" w:date="2025-12-07T21:28:00Z" w16du:dateUtc="2025-12-08T05:28:00Z">
                  <w:rPr>
                    <w:rFonts w:ascii="Lucida Console" w:hAnsi="Lucida Console"/>
                    <w:b/>
                    <w:color w:val="002060"/>
                    <w:sz w:val="18"/>
                  </w:rPr>
                </w:rPrChange>
              </w:rPr>
              <w:t xml:space="preserve">Tasks </w:t>
            </w:r>
            <w:proofErr w:type="gramStart"/>
            <w:r>
              <w:rPr>
                <w:rFonts w:ascii="Droid Sans Mono" w:hAnsi="Droid Sans Mono"/>
                <w:b/>
                <w:color w:val="002060"/>
                <w:sz w:val="18"/>
                <w:rPrChange w:id="273" w:author="Author" w:date="2025-12-07T21:28:00Z" w16du:dateUtc="2025-12-08T05:28:00Z">
                  <w:rPr>
                    <w:rFonts w:ascii="Lucida Console" w:hAnsi="Lucida Console"/>
                    <w:b/>
                    <w:color w:val="002060"/>
                    <w:sz w:val="18"/>
                  </w:rPr>
                </w:rPrChange>
              </w:rPr>
              <w:t xml:space="preserve">  :</w:t>
            </w:r>
            <w:proofErr w:type="gramEnd"/>
            <w:r>
              <w:rPr>
                <w:rFonts w:ascii="Droid Sans Mono" w:hAnsi="Droid Sans Mono"/>
                <w:b/>
                <w:color w:val="002060"/>
                <w:sz w:val="18"/>
                <w:rPrChange w:id="274" w:author="Author" w:date="2025-12-07T21:28:00Z" w16du:dateUtc="2025-12-08T05:28:00Z">
                  <w:rPr>
                    <w:rFonts w:ascii="Lucida Console" w:hAnsi="Lucida Console"/>
                    <w:b/>
                    <w:color w:val="002060"/>
                    <w:sz w:val="18"/>
                  </w:rPr>
                </w:rPrChange>
              </w:rPr>
              <w:t xml:space="preserve"> 12</w:t>
            </w:r>
          </w:p>
          <w:p w14:paraId="2573E8C0" w14:textId="77777777" w:rsidR="00D8770C" w:rsidRDefault="00D8770C">
            <w:pPr>
              <w:rPr>
                <w:rFonts w:ascii="Droid Sans Mono" w:hAnsi="Droid Sans Mono"/>
                <w:b/>
                <w:color w:val="002060"/>
                <w:sz w:val="18"/>
                <w:rPrChange w:id="275" w:author="Author" w:date="2025-12-07T21:28:00Z" w16du:dateUtc="2025-12-08T05:28:00Z">
                  <w:rPr>
                    <w:rFonts w:ascii="Lucida Console" w:hAnsi="Lucida Console"/>
                    <w:b/>
                    <w:color w:val="002060"/>
                    <w:sz w:val="18"/>
                  </w:rPr>
                </w:rPrChange>
              </w:rPr>
            </w:pPr>
          </w:p>
          <w:p w14:paraId="6AB4D5E7" w14:textId="77777777" w:rsidR="00D8770C" w:rsidRDefault="00155DA0">
            <w:pPr>
              <w:rPr>
                <w:rFonts w:ascii="Droid Sans Mono" w:hAnsi="Droid Sans Mono"/>
                <w:b/>
                <w:color w:val="002060"/>
                <w:sz w:val="18"/>
                <w:rPrChange w:id="276"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77" w:author="Author" w:date="2025-12-07T21:28:00Z" w16du:dateUtc="2025-12-08T05:28:00Z">
                  <w:rPr>
                    <w:rFonts w:ascii="Lucida Console" w:hAnsi="Lucida Console"/>
                    <w:b/>
                    <w:color w:val="002060"/>
                    <w:sz w:val="18"/>
                  </w:rPr>
                </w:rPrChange>
              </w:rPr>
              <w:t>Generation Details for Sales Query</w:t>
            </w:r>
          </w:p>
          <w:p w14:paraId="367EFC0D" w14:textId="77777777" w:rsidR="00D8770C" w:rsidRDefault="00155DA0">
            <w:pPr>
              <w:rPr>
                <w:rFonts w:ascii="Droid Sans Mono" w:hAnsi="Droid Sans Mono"/>
                <w:b/>
                <w:color w:val="002060"/>
                <w:sz w:val="18"/>
                <w:rPrChange w:id="27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279" w:author="Author" w:date="2025-12-07T21:28:00Z" w16du:dateUtc="2025-12-08T05:28:00Z">
                  <w:rPr>
                    <w:rFonts w:ascii="Lucida Console" w:hAnsi="Lucida Console"/>
                    <w:b/>
                    <w:color w:val="002060"/>
                    <w:sz w:val="18"/>
                  </w:rPr>
                </w:rPrChange>
              </w:rPr>
              <w:t xml:space="preserve">Master </w:t>
            </w:r>
            <w:proofErr w:type="gramStart"/>
            <w:r>
              <w:rPr>
                <w:rFonts w:ascii="Droid Sans Mono" w:hAnsi="Droid Sans Mono"/>
                <w:b/>
                <w:color w:val="002060"/>
                <w:sz w:val="18"/>
                <w:rPrChange w:id="280" w:author="Author" w:date="2025-12-07T21:28:00Z" w16du:dateUtc="2025-12-08T05:28:00Z">
                  <w:rPr>
                    <w:rFonts w:ascii="Lucida Console" w:hAnsi="Lucida Console"/>
                    <w:b/>
                    <w:color w:val="002060"/>
                    <w:sz w:val="18"/>
                  </w:rPr>
                </w:rPrChange>
              </w:rPr>
              <w:t>Properties  :</w:t>
            </w:r>
            <w:proofErr w:type="gramEnd"/>
            <w:r>
              <w:rPr>
                <w:rFonts w:ascii="Droid Sans Mono" w:hAnsi="Droid Sans Mono"/>
                <w:b/>
                <w:color w:val="002060"/>
                <w:sz w:val="18"/>
                <w:rPrChange w:id="281" w:author="Author" w:date="2025-12-07T21:28:00Z" w16du:dateUtc="2025-12-08T05:28:00Z">
                  <w:rPr>
                    <w:rFonts w:ascii="Lucida Console" w:hAnsi="Lucida Console"/>
                    <w:b/>
                    <w:color w:val="002060"/>
                    <w:sz w:val="18"/>
                  </w:rPr>
                </w:rPrChange>
              </w:rPr>
              <w:t xml:space="preserve"> shared_</w:t>
            </w:r>
            <w:proofErr w:type="gramStart"/>
            <w:r>
              <w:rPr>
                <w:rFonts w:ascii="Droid Sans Mono" w:hAnsi="Droid Sans Mono"/>
                <w:b/>
                <w:color w:val="002060"/>
                <w:sz w:val="18"/>
                <w:rPrChange w:id="282" w:author="Author" w:date="2025-12-07T21:28:00Z" w16du:dateUtc="2025-12-08T05:28:00Z">
                  <w:rPr>
                    <w:rFonts w:ascii="Lucida Console" w:hAnsi="Lucida Console"/>
                    <w:b/>
                    <w:color w:val="002060"/>
                    <w:sz w:val="18"/>
                  </w:rPr>
                </w:rPrChange>
              </w:rPr>
              <w:t>defs.properties</w:t>
            </w:r>
            <w:proofErr w:type="gramEnd"/>
          </w:p>
          <w:p w14:paraId="40983F3C" w14:textId="77777777" w:rsidR="00D8770C" w:rsidRDefault="00155DA0">
            <w:pPr>
              <w:rPr>
                <w:ins w:id="283" w:author="Author" w:date="2025-12-07T21:28:00Z" w16du:dateUtc="2025-12-08T05:28:00Z"/>
                <w:rFonts w:ascii="Droid Sans Mono" w:eastAsia="Droid Sans Mono" w:hAnsi="Droid Sans Mono" w:cs="Droid Sans Mono"/>
                <w:b/>
                <w:color w:val="002060"/>
                <w:sz w:val="18"/>
                <w:szCs w:val="18"/>
              </w:rPr>
            </w:pPr>
            <w:r>
              <w:rPr>
                <w:rFonts w:ascii="Droid Sans Mono" w:hAnsi="Droid Sans Mono"/>
                <w:b/>
                <w:color w:val="002060"/>
                <w:sz w:val="18"/>
                <w:rPrChange w:id="284" w:author="Author" w:date="2025-12-07T21:28:00Z" w16du:dateUtc="2025-12-08T05:28:00Z">
                  <w:rPr>
                    <w:rFonts w:ascii="Lucida Console" w:hAnsi="Lucida Console"/>
                    <w:b/>
                    <w:color w:val="002060"/>
                    <w:sz w:val="18"/>
                  </w:rPr>
                </w:rPrChange>
              </w:rPr>
              <w:t>Override Properties: target_</w:t>
            </w:r>
            <w:proofErr w:type="gramStart"/>
            <w:r>
              <w:rPr>
                <w:rFonts w:ascii="Droid Sans Mono" w:hAnsi="Droid Sans Mono"/>
                <w:b/>
                <w:color w:val="002060"/>
                <w:sz w:val="18"/>
                <w:rPrChange w:id="285" w:author="Author" w:date="2025-12-07T21:28:00Z" w16du:dateUtc="2025-12-08T05:28:00Z">
                  <w:rPr>
                    <w:rFonts w:ascii="Lucida Console" w:hAnsi="Lucida Console"/>
                    <w:b/>
                    <w:color w:val="002060"/>
                    <w:sz w:val="18"/>
                  </w:rPr>
                </w:rPrChange>
              </w:rPr>
              <w:t>defs.properties</w:t>
            </w:r>
            <w:proofErr w:type="gramEnd"/>
          </w:p>
          <w:p w14:paraId="2BBEC9B3" w14:textId="77777777" w:rsidR="00D8770C" w:rsidRDefault="00155DA0">
            <w:pPr>
              <w:rPr>
                <w:ins w:id="286" w:author="Author" w:date="2025-12-07T21:28:00Z" w16du:dateUtc="2025-12-08T05:28:00Z"/>
                <w:rFonts w:ascii="Droid Sans Mono" w:eastAsia="Droid Sans Mono" w:hAnsi="Droid Sans Mono" w:cs="Droid Sans Mono"/>
                <w:b/>
                <w:color w:val="002060"/>
                <w:sz w:val="18"/>
                <w:szCs w:val="18"/>
              </w:rPr>
            </w:pPr>
            <w:ins w:id="287" w:author="Author" w:date="2025-12-07T21:28:00Z" w16du:dateUtc="2025-12-08T05:28:00Z">
              <w:r>
                <w:rPr>
                  <w:rFonts w:ascii="Droid Sans Mono" w:eastAsia="Droid Sans Mono" w:hAnsi="Droid Sans Mono" w:cs="Droid Sans Mono"/>
                  <w:b/>
                  <w:color w:val="002060"/>
                  <w:sz w:val="18"/>
                  <w:szCs w:val="18"/>
                </w:rPr>
                <w:t xml:space="preserve">Master </w:t>
              </w:r>
              <w:proofErr w:type="gramStart"/>
              <w:r>
                <w:rPr>
                  <w:rFonts w:ascii="Droid Sans Mono" w:eastAsia="Droid Sans Mono" w:hAnsi="Droid Sans Mono" w:cs="Droid Sans Mono"/>
                  <w:b/>
                  <w:color w:val="002060"/>
                  <w:sz w:val="18"/>
                  <w:szCs w:val="18"/>
                </w:rPr>
                <w:t>Properties  :</w:t>
              </w:r>
              <w:proofErr w:type="gramEnd"/>
              <w:r>
                <w:rPr>
                  <w:rFonts w:ascii="Droid Sans Mono" w:eastAsia="Droid Sans Mono" w:hAnsi="Droid Sans Mono" w:cs="Droid Sans Mono"/>
                  <w:b/>
                  <w:color w:val="002060"/>
                  <w:sz w:val="18"/>
                  <w:szCs w:val="18"/>
                </w:rPr>
                <w:t xml:space="preserve"> shared_</w:t>
              </w:r>
              <w:proofErr w:type="gramStart"/>
              <w:r>
                <w:rPr>
                  <w:rFonts w:ascii="Droid Sans Mono" w:eastAsia="Droid Sans Mono" w:hAnsi="Droid Sans Mono" w:cs="Droid Sans Mono"/>
                  <w:b/>
                  <w:color w:val="002060"/>
                  <w:sz w:val="18"/>
                  <w:szCs w:val="18"/>
                </w:rPr>
                <w:t>defs.properties</w:t>
              </w:r>
              <w:proofErr w:type="gramEnd"/>
            </w:ins>
          </w:p>
          <w:p w14:paraId="514C96E4" w14:textId="77777777" w:rsidR="00D8770C" w:rsidRDefault="00155DA0">
            <w:ins w:id="288" w:author="Author" w:date="2025-12-07T21:28:00Z" w16du:dateUtc="2025-12-08T05:28:00Z">
              <w:r>
                <w:rPr>
                  <w:rFonts w:ascii="Droid Sans Mono" w:eastAsia="Droid Sans Mono" w:hAnsi="Droid Sans Mono" w:cs="Droid Sans Mono"/>
                  <w:b/>
                  <w:color w:val="002060"/>
                  <w:sz w:val="18"/>
                  <w:szCs w:val="18"/>
                </w:rPr>
                <w:t>Override Properties: target_</w:t>
              </w:r>
              <w:proofErr w:type="gramStart"/>
              <w:r>
                <w:rPr>
                  <w:rFonts w:ascii="Droid Sans Mono" w:eastAsia="Droid Sans Mono" w:hAnsi="Droid Sans Mono" w:cs="Droid Sans Mono"/>
                  <w:b/>
                  <w:color w:val="002060"/>
                  <w:sz w:val="18"/>
                  <w:szCs w:val="18"/>
                </w:rPr>
                <w:t>defs.properties</w:t>
              </w:r>
            </w:ins>
            <w:proofErr w:type="gramEnd"/>
          </w:p>
        </w:tc>
      </w:tr>
    </w:tbl>
    <w:p w14:paraId="41FA318A" w14:textId="77777777" w:rsidR="00D8770C" w:rsidRDefault="00155DA0">
      <w:pPr>
        <w:spacing w:after="0" w:line="240" w:lineRule="auto"/>
      </w:pPr>
      <w:r>
        <w:t xml:space="preserve"> </w:t>
      </w:r>
    </w:p>
    <w:p w14:paraId="364B5BF2" w14:textId="77777777" w:rsidR="00D8770C" w:rsidRDefault="00155DA0">
      <w:pPr>
        <w:pStyle w:val="Heading2"/>
        <w:spacing w:before="0" w:line="240" w:lineRule="auto"/>
      </w:pPr>
      <w:r>
        <w:t>Generation</w:t>
      </w:r>
    </w:p>
    <w:p w14:paraId="0413111C" w14:textId="77777777" w:rsidR="00D8770C" w:rsidRDefault="00D8770C">
      <w:pPr>
        <w:spacing w:after="0" w:line="240" w:lineRule="auto"/>
      </w:pPr>
    </w:p>
    <w:p w14:paraId="6A840981" w14:textId="3E86395B" w:rsidR="00D8770C" w:rsidRDefault="00155DA0">
      <w:pPr>
        <w:spacing w:after="0" w:line="240" w:lineRule="auto"/>
      </w:pPr>
      <w:r>
        <w:t>The first problem with simple interpolation, as implemented by ANT and may other tools, is a collision between template processing tools. For example, Chef can use interpolation requests like ANT (i.e., “</w:t>
      </w:r>
      <w:r>
        <w:rPr>
          <w:b/>
          <w:i/>
        </w:rPr>
        <w:t>${varname}</w:t>
      </w:r>
      <w:r>
        <w:t xml:space="preserve">”.) Hive uses interpolated variables for </w:t>
      </w:r>
      <w:del w:id="289" w:author="Author" w:date="2025-12-07T21:28:00Z" w16du:dateUtc="2025-12-08T05:28:00Z">
        <w:r w:rsidR="00021327">
          <w:delText>run</w:delText>
        </w:r>
        <w:r w:rsidR="005B774A">
          <w:delText>-</w:delText>
        </w:r>
        <w:r w:rsidR="00021327">
          <w:delText>time</w:delText>
        </w:r>
      </w:del>
      <w:ins w:id="290" w:author="Author" w:date="2025-12-07T21:28:00Z" w16du:dateUtc="2025-12-08T05:28:00Z">
        <w:r>
          <w:t>runtime</w:t>
        </w:r>
      </w:ins>
      <w:r>
        <w:t xml:space="preserve"> parameterization as well. Table names, database names, and where clause constants are command entries.</w:t>
      </w:r>
    </w:p>
    <w:p w14:paraId="666D8BC1" w14:textId="77777777" w:rsidR="00D8770C" w:rsidRDefault="00D8770C">
      <w:pPr>
        <w:spacing w:after="0" w:line="240" w:lineRule="auto"/>
      </w:pPr>
    </w:p>
    <w:p w14:paraId="1397488D" w14:textId="1AD75AE8" w:rsidR="00D8770C" w:rsidRDefault="00155DA0">
      <w:pPr>
        <w:spacing w:after="0" w:line="240" w:lineRule="auto"/>
      </w:pPr>
      <w:r>
        <w:t xml:space="preserve">Suppose a template needs to be </w:t>
      </w:r>
      <w:del w:id="291" w:author="Author" w:date="2025-12-07T21:28:00Z" w16du:dateUtc="2025-12-08T05:28:00Z">
        <w:r w:rsidR="005B774A">
          <w:delText>pre-</w:delText>
        </w:r>
        <w:r w:rsidR="00021327">
          <w:delText>processed</w:delText>
        </w:r>
      </w:del>
      <w:ins w:id="292" w:author="Author" w:date="2025-12-07T21:28:00Z" w16du:dateUtc="2025-12-08T05:28:00Z">
        <w:r>
          <w:t>preprocessed</w:t>
        </w:r>
      </w:ins>
      <w:r>
        <w:t xml:space="preserve"> by our ANT tool and then reprocessed by Hive at </w:t>
      </w:r>
      <w:del w:id="293" w:author="Author" w:date="2025-12-07T21:28:00Z" w16du:dateUtc="2025-12-08T05:28:00Z">
        <w:r w:rsidR="00822775">
          <w:delText>run</w:delText>
        </w:r>
        <w:r w:rsidR="001704E2">
          <w:delText>-</w:delText>
        </w:r>
        <w:r w:rsidR="00822775">
          <w:delText>time</w:delText>
        </w:r>
      </w:del>
      <w:ins w:id="294" w:author="Author" w:date="2025-12-07T21:28:00Z" w16du:dateUtc="2025-12-08T05:28:00Z">
        <w:r>
          <w:t>runtime</w:t>
        </w:r>
      </w:ins>
      <w:r>
        <w:t>. There could be a collision between variable expansion requests; they all look like “</w:t>
      </w:r>
      <w:r>
        <w:rPr>
          <w:b/>
          <w:i/>
        </w:rPr>
        <w:t>${varname}</w:t>
      </w:r>
      <w:r>
        <w:t>”. Our</w:t>
      </w:r>
      <w:del w:id="295" w:author="Author" w:date="2025-12-07T21:28:00Z" w16du:dateUtc="2025-12-08T05:28:00Z">
        <w:r w:rsidR="00021327">
          <w:delText xml:space="preserve"> </w:delText>
        </w:r>
        <w:r w:rsidR="001704E2">
          <w:delText>Freemarker</w:delText>
        </w:r>
      </w:del>
      <w:r>
        <w:t xml:space="preserve"> generator solves that problem. Here is a simple example of this collision avoidance for Hive in action:</w:t>
      </w:r>
    </w:p>
    <w:p w14:paraId="2DC7101B" w14:textId="77777777" w:rsidR="00D8770C" w:rsidRDefault="00D8770C">
      <w:pPr>
        <w:spacing w:after="0" w:line="240" w:lineRule="auto"/>
      </w:pP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296" w:author="Author" w:date="2025-12-07T21:28:00Z" w16du:dateUtc="2025-12-08T05:28:00Z">
          <w:tblPr>
            <w:tblStyle w:val="TableGrid"/>
            <w:tblW w:w="5000" w:type="pct"/>
            <w:tblLayout w:type="fixed"/>
            <w:tblLook w:val="04A0" w:firstRow="1" w:lastRow="0" w:firstColumn="1" w:lastColumn="0" w:noHBand="0" w:noVBand="1"/>
          </w:tblPr>
        </w:tblPrChange>
      </w:tblPr>
      <w:tblGrid>
        <w:gridCol w:w="1457"/>
        <w:gridCol w:w="8119"/>
        <w:tblGridChange w:id="297">
          <w:tblGrid>
            <w:gridCol w:w="1457"/>
            <w:gridCol w:w="8119"/>
          </w:tblGrid>
        </w:tblGridChange>
      </w:tblGrid>
      <w:tr w:rsidR="00D8770C" w14:paraId="323A279D" w14:textId="77777777">
        <w:tc>
          <w:tcPr>
            <w:tcW w:w="1457" w:type="dxa"/>
            <w:shd w:val="clear" w:color="auto" w:fill="EEECE1"/>
            <w:vAlign w:val="center"/>
            <w:tcPrChange w:id="298" w:author="Author" w:date="2025-12-07T21:28:00Z" w16du:dateUtc="2025-12-08T05:28:00Z">
              <w:tcPr>
                <w:tcW w:w="761" w:type="pct"/>
                <w:shd w:val="clear" w:color="auto" w:fill="EEECE1" w:themeFill="background2"/>
                <w:vAlign w:val="center"/>
              </w:tcPr>
            </w:tcPrChange>
          </w:tcPr>
          <w:p w14:paraId="48C1AF34" w14:textId="77777777" w:rsidR="00D8770C" w:rsidRDefault="00155DA0">
            <w:pPr>
              <w:rPr>
                <w:b/>
              </w:rPr>
            </w:pPr>
            <w:r>
              <w:rPr>
                <w:b/>
              </w:rPr>
              <w:t>Collaborators</w:t>
            </w:r>
          </w:p>
        </w:tc>
        <w:tc>
          <w:tcPr>
            <w:tcW w:w="8119" w:type="dxa"/>
            <w:shd w:val="clear" w:color="auto" w:fill="EEECE1"/>
            <w:vAlign w:val="center"/>
            <w:tcPrChange w:id="299" w:author="Author" w:date="2025-12-07T21:28:00Z" w16du:dateUtc="2025-12-08T05:28:00Z">
              <w:tcPr>
                <w:tcW w:w="4239" w:type="pct"/>
                <w:shd w:val="clear" w:color="auto" w:fill="EEECE1" w:themeFill="background2"/>
                <w:vAlign w:val="center"/>
              </w:tcPr>
            </w:tcPrChange>
          </w:tcPr>
          <w:p w14:paraId="496B3E19" w14:textId="77777777" w:rsidR="00D8770C" w:rsidRDefault="00155DA0">
            <w:pPr>
              <w:rPr>
                <w:b/>
              </w:rPr>
            </w:pPr>
            <w:r>
              <w:rPr>
                <w:b/>
              </w:rPr>
              <w:t>Content</w:t>
            </w:r>
          </w:p>
        </w:tc>
      </w:tr>
      <w:tr w:rsidR="00D8770C" w14:paraId="05F9456B" w14:textId="77777777">
        <w:tc>
          <w:tcPr>
            <w:tcW w:w="1457" w:type="dxa"/>
            <w:vAlign w:val="center"/>
            <w:tcPrChange w:id="300" w:author="Author" w:date="2025-12-07T21:28:00Z" w16du:dateUtc="2025-12-08T05:28:00Z">
              <w:tcPr>
                <w:tcW w:w="761" w:type="pct"/>
                <w:vAlign w:val="center"/>
              </w:tcPr>
            </w:tcPrChange>
          </w:tcPr>
          <w:p w14:paraId="7C0E8667" w14:textId="77777777" w:rsidR="00D8770C" w:rsidRDefault="00155DA0">
            <w:pPr>
              <w:rPr>
                <w:b/>
              </w:rPr>
            </w:pPr>
            <w:r>
              <w:rPr>
                <w:b/>
              </w:rPr>
              <w:t>Dictionary</w:t>
            </w:r>
          </w:p>
        </w:tc>
        <w:tc>
          <w:tcPr>
            <w:tcW w:w="8119" w:type="dxa"/>
            <w:vAlign w:val="center"/>
            <w:tcPrChange w:id="301" w:author="Author" w:date="2025-12-07T21:28:00Z" w16du:dateUtc="2025-12-08T05:28:00Z">
              <w:tcPr>
                <w:tcW w:w="4239" w:type="pct"/>
                <w:vAlign w:val="center"/>
              </w:tcPr>
            </w:tcPrChange>
          </w:tcPr>
          <w:p w14:paraId="54470B7D" w14:textId="77777777" w:rsidR="00D8770C" w:rsidRDefault="00155DA0">
            <w:pPr>
              <w:rPr>
                <w:rFonts w:ascii="Droid Sans Mono" w:hAnsi="Droid Sans Mono"/>
                <w:b/>
                <w:color w:val="002060"/>
                <w:sz w:val="18"/>
                <w:rPrChange w:id="302"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03" w:author="Author" w:date="2025-12-07T21:28:00Z" w16du:dateUtc="2025-12-08T05:28:00Z">
                  <w:rPr>
                    <w:rFonts w:ascii="Lucida Console" w:hAnsi="Lucida Console"/>
                    <w:b/>
                    <w:color w:val="002060"/>
                    <w:sz w:val="18"/>
                  </w:rPr>
                </w:rPrChange>
              </w:rPr>
              <w:t>; Hive properties</w:t>
            </w:r>
          </w:p>
          <w:p w14:paraId="44908DCE" w14:textId="77777777" w:rsidR="00D8770C" w:rsidRDefault="00155DA0">
            <w:pPr>
              <w:rPr>
                <w:rFonts w:ascii="Droid Sans Mono" w:hAnsi="Droid Sans Mono"/>
                <w:b/>
                <w:color w:val="002060"/>
                <w:sz w:val="18"/>
                <w:rPrChange w:id="304"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305" w:author="Author" w:date="2025-12-07T21:28:00Z" w16du:dateUtc="2025-12-08T05:28:00Z">
                  <w:rPr>
                    <w:rFonts w:ascii="Lucida Console" w:hAnsi="Lucida Console"/>
                    <w:b/>
                    <w:color w:val="002060"/>
                    <w:sz w:val="18"/>
                  </w:rPr>
                </w:rPrChange>
              </w:rPr>
              <w:t>GEN_env_prefix</w:t>
            </w:r>
            <w:proofErr w:type="spellEnd"/>
            <w:r>
              <w:rPr>
                <w:rFonts w:ascii="Droid Sans Mono" w:hAnsi="Droid Sans Mono"/>
                <w:b/>
                <w:color w:val="002060"/>
                <w:sz w:val="18"/>
                <w:rPrChange w:id="306" w:author="Author" w:date="2025-12-07T21:28:00Z" w16du:dateUtc="2025-12-08T05:28:00Z">
                  <w:rPr>
                    <w:rFonts w:ascii="Lucida Console" w:hAnsi="Lucida Console"/>
                    <w:b/>
                    <w:color w:val="002060"/>
                    <w:sz w:val="18"/>
                  </w:rPr>
                </w:rPrChange>
              </w:rPr>
              <w:t>=None</w:t>
            </w:r>
          </w:p>
          <w:p w14:paraId="789CF80A" w14:textId="77777777" w:rsidR="00D8770C" w:rsidRDefault="00155DA0">
            <w:pPr>
              <w:rPr>
                <w:rFonts w:ascii="Droid Sans Mono" w:hAnsi="Droid Sans Mono"/>
                <w:b/>
                <w:color w:val="002060"/>
                <w:sz w:val="18"/>
                <w:rPrChange w:id="307"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308" w:author="Author" w:date="2025-12-07T21:28:00Z" w16du:dateUtc="2025-12-08T05:28:00Z">
                  <w:rPr>
                    <w:rFonts w:ascii="Lucida Console" w:hAnsi="Lucida Console"/>
                    <w:b/>
                    <w:color w:val="002060"/>
                    <w:sz w:val="18"/>
                  </w:rPr>
                </w:rPrChange>
              </w:rPr>
              <w:t>GEN_src_tbl</w:t>
            </w:r>
            <w:proofErr w:type="spellEnd"/>
            <w:r>
              <w:rPr>
                <w:rFonts w:ascii="Droid Sans Mono" w:hAnsi="Droid Sans Mono"/>
                <w:b/>
                <w:color w:val="002060"/>
                <w:sz w:val="18"/>
                <w:rPrChange w:id="309"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310" w:author="Author" w:date="2025-12-07T21:28:00Z" w16du:dateUtc="2025-12-08T05:28:00Z">
                  <w:rPr>
                    <w:rFonts w:ascii="Lucida Console" w:hAnsi="Lucida Console"/>
                    <w:b/>
                    <w:color w:val="002060"/>
                    <w:sz w:val="18"/>
                  </w:rPr>
                </w:rPrChange>
              </w:rPr>
              <w:t>VehicleSales</w:t>
            </w:r>
            <w:proofErr w:type="spellEnd"/>
          </w:p>
          <w:p w14:paraId="38E4A087" w14:textId="77777777" w:rsidR="00D8770C" w:rsidRDefault="00155DA0">
            <w:pPr>
              <w:rPr>
                <w:rFonts w:ascii="Droid Sans Mono" w:hAnsi="Droid Sans Mono"/>
                <w:b/>
                <w:color w:val="002060"/>
                <w:sz w:val="18"/>
                <w:rPrChange w:id="311"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312" w:author="Author" w:date="2025-12-07T21:28:00Z" w16du:dateUtc="2025-12-08T05:28:00Z">
                  <w:rPr>
                    <w:rFonts w:ascii="Lucida Console" w:hAnsi="Lucida Console"/>
                    <w:b/>
                    <w:color w:val="002060"/>
                    <w:sz w:val="18"/>
                  </w:rPr>
                </w:rPrChange>
              </w:rPr>
              <w:t>GEN_tgt_tbl</w:t>
            </w:r>
            <w:proofErr w:type="spellEnd"/>
            <w:r>
              <w:rPr>
                <w:rFonts w:ascii="Droid Sans Mono" w:hAnsi="Droid Sans Mono"/>
                <w:b/>
                <w:color w:val="002060"/>
                <w:sz w:val="18"/>
                <w:rPrChange w:id="313"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314" w:author="Author" w:date="2025-12-07T21:28:00Z" w16du:dateUtc="2025-12-08T05:28:00Z">
                  <w:rPr>
                    <w:rFonts w:ascii="Lucida Console" w:hAnsi="Lucida Console"/>
                    <w:b/>
                    <w:color w:val="002060"/>
                    <w:sz w:val="18"/>
                  </w:rPr>
                </w:rPrChange>
              </w:rPr>
              <w:t>SalesSummary</w:t>
            </w:r>
            <w:proofErr w:type="spellEnd"/>
          </w:p>
          <w:p w14:paraId="35EF2F7D" w14:textId="77777777" w:rsidR="00D8770C" w:rsidRDefault="00155DA0">
            <w:pPr>
              <w:rPr>
                <w:rFonts w:ascii="Droid Sans Mono" w:hAnsi="Droid Sans Mono"/>
                <w:b/>
                <w:color w:val="002060"/>
                <w:sz w:val="18"/>
                <w:rPrChange w:id="31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16" w:author="Author" w:date="2025-12-07T21:28:00Z" w16du:dateUtc="2025-12-08T05:28:00Z">
                  <w:rPr>
                    <w:rFonts w:ascii="Lucida Console" w:hAnsi="Lucida Console"/>
                    <w:b/>
                    <w:color w:val="002060"/>
                    <w:sz w:val="18"/>
                  </w:rPr>
                </w:rPrChange>
              </w:rPr>
              <w:t>. . .</w:t>
            </w:r>
          </w:p>
          <w:p w14:paraId="33FD9D16" w14:textId="77777777" w:rsidR="00D8770C" w:rsidRDefault="00155DA0">
            <w:pPr>
              <w:rPr>
                <w:rFonts w:ascii="Droid Sans Mono" w:hAnsi="Droid Sans Mono"/>
                <w:b/>
                <w:color w:val="002060"/>
                <w:sz w:val="18"/>
                <w:rPrChange w:id="31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18" w:author="Author" w:date="2025-12-07T21:28:00Z" w16du:dateUtc="2025-12-08T05:28:00Z">
                  <w:rPr>
                    <w:rFonts w:ascii="Lucida Console" w:hAnsi="Lucida Console"/>
                    <w:b/>
                    <w:color w:val="002060"/>
                    <w:sz w:val="18"/>
                  </w:rPr>
                </w:rPrChange>
              </w:rPr>
              <w:t>; Hive overrides</w:t>
            </w:r>
          </w:p>
          <w:p w14:paraId="23802432" w14:textId="77777777" w:rsidR="00D8770C" w:rsidRDefault="00155DA0">
            <w:pPr>
              <w:rPr>
                <w:rFonts w:ascii="Droid Sans Mono" w:hAnsi="Droid Sans Mono"/>
                <w:b/>
                <w:color w:val="002060"/>
                <w:sz w:val="18"/>
                <w:rPrChange w:id="319"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320" w:author="Author" w:date="2025-12-07T21:28:00Z" w16du:dateUtc="2025-12-08T05:28:00Z">
                  <w:rPr>
                    <w:rFonts w:ascii="Lucida Console" w:hAnsi="Lucida Console"/>
                    <w:b/>
                    <w:color w:val="002060"/>
                    <w:sz w:val="18"/>
                  </w:rPr>
                </w:rPrChange>
              </w:rPr>
              <w:t>GEN_env_prefix</w:t>
            </w:r>
            <w:proofErr w:type="spellEnd"/>
            <w:r>
              <w:rPr>
                <w:rFonts w:ascii="Droid Sans Mono" w:hAnsi="Droid Sans Mono"/>
                <w:b/>
                <w:color w:val="002060"/>
                <w:sz w:val="18"/>
                <w:rPrChange w:id="321" w:author="Author" w:date="2025-12-07T21:28:00Z" w16du:dateUtc="2025-12-08T05:28:00Z">
                  <w:rPr>
                    <w:rFonts w:ascii="Lucida Console" w:hAnsi="Lucida Console"/>
                    <w:b/>
                    <w:color w:val="002060"/>
                    <w:sz w:val="18"/>
                  </w:rPr>
                </w:rPrChange>
              </w:rPr>
              <w:t>=PRODUCTION</w:t>
            </w:r>
          </w:p>
        </w:tc>
      </w:tr>
      <w:tr w:rsidR="00D8770C" w14:paraId="3EBAC732" w14:textId="77777777">
        <w:tc>
          <w:tcPr>
            <w:tcW w:w="1457" w:type="dxa"/>
            <w:vAlign w:val="center"/>
            <w:tcPrChange w:id="322" w:author="Author" w:date="2025-12-07T21:28:00Z" w16du:dateUtc="2025-12-08T05:28:00Z">
              <w:tcPr>
                <w:tcW w:w="761" w:type="pct"/>
                <w:vAlign w:val="center"/>
              </w:tcPr>
            </w:tcPrChange>
          </w:tcPr>
          <w:p w14:paraId="46E8D6A3" w14:textId="77777777" w:rsidR="00D8770C" w:rsidRDefault="00155DA0">
            <w:r>
              <w:t>+</w:t>
            </w:r>
          </w:p>
        </w:tc>
        <w:tc>
          <w:tcPr>
            <w:tcW w:w="8119" w:type="dxa"/>
            <w:vAlign w:val="center"/>
            <w:tcPrChange w:id="323" w:author="Author" w:date="2025-12-07T21:28:00Z" w16du:dateUtc="2025-12-08T05:28:00Z">
              <w:tcPr>
                <w:tcW w:w="4239" w:type="pct"/>
                <w:vAlign w:val="center"/>
              </w:tcPr>
            </w:tcPrChange>
          </w:tcPr>
          <w:p w14:paraId="6D7F10F7" w14:textId="77777777" w:rsidR="00D8770C" w:rsidRDefault="00D8770C"/>
        </w:tc>
      </w:tr>
      <w:tr w:rsidR="00D8770C" w14:paraId="605DF777" w14:textId="77777777">
        <w:tc>
          <w:tcPr>
            <w:tcW w:w="1457" w:type="dxa"/>
            <w:vAlign w:val="center"/>
            <w:tcPrChange w:id="324" w:author="Author" w:date="2025-12-07T21:28:00Z" w16du:dateUtc="2025-12-08T05:28:00Z">
              <w:tcPr>
                <w:tcW w:w="761" w:type="pct"/>
                <w:vAlign w:val="center"/>
              </w:tcPr>
            </w:tcPrChange>
          </w:tcPr>
          <w:p w14:paraId="1E789F8F" w14:textId="77777777" w:rsidR="00D8770C" w:rsidRDefault="00155DA0">
            <w:pPr>
              <w:rPr>
                <w:b/>
              </w:rPr>
            </w:pPr>
            <w:r>
              <w:rPr>
                <w:b/>
              </w:rPr>
              <w:t>Template</w:t>
            </w:r>
          </w:p>
        </w:tc>
        <w:tc>
          <w:tcPr>
            <w:tcW w:w="8119" w:type="dxa"/>
            <w:vAlign w:val="center"/>
            <w:tcPrChange w:id="325" w:author="Author" w:date="2025-12-07T21:28:00Z" w16du:dateUtc="2025-12-08T05:28:00Z">
              <w:tcPr>
                <w:tcW w:w="4239" w:type="pct"/>
                <w:vAlign w:val="center"/>
              </w:tcPr>
            </w:tcPrChange>
          </w:tcPr>
          <w:p w14:paraId="148DF4FD" w14:textId="77777777" w:rsidR="00D8770C" w:rsidRDefault="00155DA0">
            <w:pPr>
              <w:rPr>
                <w:rFonts w:ascii="Droid Sans Mono" w:hAnsi="Droid Sans Mono"/>
                <w:b/>
                <w:color w:val="002060"/>
                <w:sz w:val="18"/>
                <w:rPrChange w:id="326"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27"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328" w:author="Author" w:date="2025-12-07T21:28:00Z" w16du:dateUtc="2025-12-08T05:28:00Z">
                  <w:rPr>
                    <w:rFonts w:ascii="Lucida Console" w:hAnsi="Lucida Console"/>
                    <w:b/>
                    <w:color w:val="002060"/>
                    <w:sz w:val="18"/>
                  </w:rPr>
                </w:rPrChange>
              </w:rPr>
              <w:t>hive_vars.hql</w:t>
            </w:r>
            <w:proofErr w:type="spellEnd"/>
          </w:p>
          <w:p w14:paraId="24FC3EB1" w14:textId="77777777" w:rsidR="00D8770C" w:rsidRDefault="00155DA0">
            <w:pPr>
              <w:rPr>
                <w:rFonts w:ascii="Droid Sans Mono" w:hAnsi="Droid Sans Mono"/>
                <w:b/>
                <w:color w:val="002060"/>
                <w:sz w:val="18"/>
                <w:rPrChange w:id="329"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30" w:author="Author" w:date="2025-12-07T21:28:00Z" w16du:dateUtc="2025-12-08T05:28:00Z">
                  <w:rPr>
                    <w:rFonts w:ascii="Lucida Console" w:hAnsi="Lucida Console"/>
                    <w:b/>
                    <w:color w:val="002060"/>
                    <w:sz w:val="18"/>
                  </w:rPr>
                </w:rPrChange>
              </w:rPr>
              <w:t>--</w:t>
            </w:r>
          </w:p>
          <w:p w14:paraId="7BFDC94A" w14:textId="77777777" w:rsidR="00D8770C" w:rsidRDefault="00155DA0">
            <w:pPr>
              <w:rPr>
                <w:rFonts w:ascii="Droid Sans Mono" w:hAnsi="Droid Sans Mono"/>
                <w:b/>
                <w:color w:val="002060"/>
                <w:sz w:val="18"/>
                <w:rPrChange w:id="331"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32" w:author="Author" w:date="2025-12-07T21:28:00Z" w16du:dateUtc="2025-12-08T05:28:00Z">
                  <w:rPr>
                    <w:rFonts w:ascii="Lucida Console" w:hAnsi="Lucida Console"/>
                    <w:b/>
                    <w:color w:val="002060"/>
                    <w:sz w:val="18"/>
                  </w:rPr>
                </w:rPrChange>
              </w:rPr>
              <w:t>-- Defines Hive variables used by the Hive query. An overview of Hive variables is found at</w:t>
            </w:r>
          </w:p>
          <w:p w14:paraId="5220168A" w14:textId="77777777" w:rsidR="00D8770C" w:rsidRDefault="00155DA0">
            <w:pPr>
              <w:rPr>
                <w:rFonts w:ascii="Droid Sans Mono" w:hAnsi="Droid Sans Mono"/>
                <w:b/>
                <w:color w:val="002060"/>
                <w:sz w:val="18"/>
                <w:rPrChange w:id="333"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34" w:author="Author" w:date="2025-12-07T21:28:00Z" w16du:dateUtc="2025-12-08T05:28:00Z">
                  <w:rPr>
                    <w:rFonts w:ascii="Lucida Console" w:hAnsi="Lucida Console"/>
                    <w:b/>
                    <w:color w:val="002060"/>
                    <w:sz w:val="18"/>
                  </w:rPr>
                </w:rPrChange>
              </w:rPr>
              <w:t>-- https://cwiki.apache.org/confluence/display/Hive/LanguageManual+VariableSubstitution.</w:t>
            </w:r>
          </w:p>
          <w:p w14:paraId="340D934F" w14:textId="77777777" w:rsidR="00D8770C" w:rsidRDefault="00155DA0">
            <w:pPr>
              <w:rPr>
                <w:rFonts w:ascii="Droid Sans Mono" w:hAnsi="Droid Sans Mono"/>
                <w:b/>
                <w:color w:val="002060"/>
                <w:sz w:val="18"/>
                <w:rPrChange w:id="33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36" w:author="Author" w:date="2025-12-07T21:28:00Z" w16du:dateUtc="2025-12-08T05:28:00Z">
                  <w:rPr>
                    <w:rFonts w:ascii="Lucida Console" w:hAnsi="Lucida Console"/>
                    <w:b/>
                    <w:color w:val="002060"/>
                    <w:sz w:val="18"/>
                  </w:rPr>
                </w:rPrChange>
              </w:rPr>
              <w:t>--</w:t>
            </w:r>
          </w:p>
          <w:p w14:paraId="07D91C1D" w14:textId="77777777" w:rsidR="00D8770C" w:rsidRDefault="00155DA0">
            <w:pPr>
              <w:rPr>
                <w:rFonts w:ascii="Droid Sans Mono" w:hAnsi="Droid Sans Mono"/>
                <w:b/>
                <w:color w:val="002060"/>
                <w:sz w:val="18"/>
                <w:rPrChange w:id="33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38" w:author="Author" w:date="2025-12-07T21:28:00Z" w16du:dateUtc="2025-12-08T05:28:00Z">
                  <w:rPr>
                    <w:rFonts w:ascii="Lucida Console" w:hAnsi="Lucida Console"/>
                    <w:b/>
                    <w:color w:val="002060"/>
                    <w:sz w:val="18"/>
                  </w:rPr>
                </w:rPrChange>
              </w:rPr>
              <w:t>&lt;#-- Hive variable definition generated by Freemarker --&gt;</w:t>
            </w:r>
          </w:p>
          <w:p w14:paraId="2F1832EB" w14:textId="77777777" w:rsidR="00D8770C" w:rsidRDefault="00155DA0">
            <w:pPr>
              <w:rPr>
                <w:rFonts w:ascii="Droid Sans Mono" w:hAnsi="Droid Sans Mono"/>
                <w:b/>
                <w:color w:val="002060"/>
                <w:sz w:val="18"/>
                <w:rPrChange w:id="339"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40" w:author="Author" w:date="2025-12-07T21:28:00Z" w16du:dateUtc="2025-12-08T05:28:00Z">
                  <w:rPr>
                    <w:rFonts w:ascii="Lucida Console" w:hAnsi="Lucida Console"/>
                    <w:b/>
                    <w:color w:val="002060"/>
                    <w:sz w:val="18"/>
                  </w:rPr>
                </w:rPrChange>
              </w:rPr>
              <w:t>--Generation date: Run date: @@</w:t>
            </w:r>
            <w:proofErr w:type="gramStart"/>
            <w:r>
              <w:rPr>
                <w:rFonts w:ascii="Droid Sans Mono" w:hAnsi="Droid Sans Mono"/>
                <w:b/>
                <w:color w:val="002060"/>
                <w:sz w:val="18"/>
                <w:rPrChange w:id="341" w:author="Author" w:date="2025-12-07T21:28:00Z" w16du:dateUtc="2025-12-08T05:28:00Z">
                  <w:rPr>
                    <w:rFonts w:ascii="Lucida Console" w:hAnsi="Lucida Console"/>
                    <w:b/>
                    <w:color w:val="002060"/>
                    <w:sz w:val="18"/>
                  </w:rPr>
                </w:rPrChange>
              </w:rPr>
              <w:t>{.now</w:t>
            </w:r>
            <w:proofErr w:type="gramEnd"/>
            <w:r>
              <w:rPr>
                <w:rFonts w:ascii="Droid Sans Mono" w:hAnsi="Droid Sans Mono"/>
                <w:b/>
                <w:color w:val="002060"/>
                <w:sz w:val="18"/>
                <w:rPrChange w:id="342" w:author="Author" w:date="2025-12-07T21:28:00Z" w16du:dateUtc="2025-12-08T05:28:00Z">
                  <w:rPr>
                    <w:rFonts w:ascii="Lucida Console" w:hAnsi="Lucida Console"/>
                    <w:b/>
                    <w:color w:val="002060"/>
                    <w:sz w:val="18"/>
                  </w:rPr>
                </w:rPrChange>
              </w:rPr>
              <w:t>}</w:t>
            </w:r>
          </w:p>
          <w:p w14:paraId="4E66258E" w14:textId="77777777" w:rsidR="00D8770C" w:rsidRDefault="00D8770C">
            <w:pPr>
              <w:rPr>
                <w:rFonts w:ascii="Droid Sans Mono" w:hAnsi="Droid Sans Mono"/>
                <w:b/>
                <w:color w:val="002060"/>
                <w:sz w:val="18"/>
                <w:rPrChange w:id="343" w:author="Author" w:date="2025-12-07T21:28:00Z" w16du:dateUtc="2025-12-08T05:28:00Z">
                  <w:rPr>
                    <w:rFonts w:ascii="Lucida Console" w:hAnsi="Lucida Console"/>
                    <w:b/>
                    <w:color w:val="002060"/>
                    <w:sz w:val="18"/>
                  </w:rPr>
                </w:rPrChange>
              </w:rPr>
            </w:pPr>
          </w:p>
          <w:p w14:paraId="3FBB9DAA" w14:textId="77777777" w:rsidR="00D8770C" w:rsidRDefault="00155DA0">
            <w:pPr>
              <w:rPr>
                <w:rFonts w:ascii="Droid Sans Mono" w:hAnsi="Droid Sans Mono"/>
                <w:b/>
                <w:color w:val="002060"/>
                <w:sz w:val="18"/>
                <w:rPrChange w:id="34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45"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46" w:author="Author" w:date="2025-12-07T21:28:00Z" w16du:dateUtc="2025-12-08T05:28:00Z">
                  <w:rPr>
                    <w:rFonts w:ascii="Lucida Console" w:hAnsi="Lucida Console"/>
                    <w:b/>
                    <w:color w:val="002060"/>
                    <w:sz w:val="18"/>
                  </w:rPr>
                </w:rPrChange>
              </w:rPr>
              <w:t>tbl_prefix</w:t>
            </w:r>
            <w:proofErr w:type="spellEnd"/>
            <w:r>
              <w:rPr>
                <w:rFonts w:ascii="Droid Sans Mono" w:hAnsi="Droid Sans Mono"/>
                <w:b/>
                <w:color w:val="002060"/>
                <w:sz w:val="18"/>
                <w:rPrChange w:id="347" w:author="Author" w:date="2025-12-07T21:28:00Z" w16du:dateUtc="2025-12-08T05:28:00Z">
                  <w:rPr>
                    <w:rFonts w:ascii="Lucida Console" w:hAnsi="Lucida Console"/>
                    <w:b/>
                    <w:color w:val="002060"/>
                    <w:sz w:val="18"/>
                  </w:rPr>
                </w:rPrChange>
              </w:rPr>
              <w:t>=@@{GEN_env_prefix};</w:t>
            </w:r>
          </w:p>
          <w:p w14:paraId="1B9C5DE0" w14:textId="77777777" w:rsidR="00D8770C" w:rsidRDefault="00155DA0">
            <w:pPr>
              <w:rPr>
                <w:rFonts w:ascii="Droid Sans Mono" w:hAnsi="Droid Sans Mono"/>
                <w:b/>
                <w:color w:val="002060"/>
                <w:sz w:val="18"/>
                <w:rPrChange w:id="34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49"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50" w:author="Author" w:date="2025-12-07T21:28:00Z" w16du:dateUtc="2025-12-08T05:28:00Z">
                  <w:rPr>
                    <w:rFonts w:ascii="Lucida Console" w:hAnsi="Lucida Console"/>
                    <w:b/>
                    <w:color w:val="002060"/>
                    <w:sz w:val="18"/>
                  </w:rPr>
                </w:rPrChange>
              </w:rPr>
              <w:t>dbname</w:t>
            </w:r>
            <w:proofErr w:type="spellEnd"/>
            <w:r>
              <w:rPr>
                <w:rFonts w:ascii="Droid Sans Mono" w:hAnsi="Droid Sans Mono"/>
                <w:b/>
                <w:color w:val="002060"/>
                <w:sz w:val="18"/>
                <w:rPrChange w:id="351" w:author="Author" w:date="2025-12-07T21:28:00Z" w16du:dateUtc="2025-12-08T05:28:00Z">
                  <w:rPr>
                    <w:rFonts w:ascii="Lucida Console" w:hAnsi="Lucida Console"/>
                    <w:b/>
                    <w:color w:val="002060"/>
                    <w:sz w:val="18"/>
                  </w:rPr>
                </w:rPrChange>
              </w:rPr>
              <w:t xml:space="preserve">=&lt;#if </w:t>
            </w:r>
            <w:proofErr w:type="spellStart"/>
            <w:r>
              <w:rPr>
                <w:rFonts w:ascii="Droid Sans Mono" w:hAnsi="Droid Sans Mono"/>
                <w:b/>
                <w:color w:val="002060"/>
                <w:sz w:val="18"/>
                <w:rPrChange w:id="352" w:author="Author" w:date="2025-12-07T21:28:00Z" w16du:dateUtc="2025-12-08T05:28:00Z">
                  <w:rPr>
                    <w:rFonts w:ascii="Lucida Console" w:hAnsi="Lucida Console"/>
                    <w:b/>
                    <w:color w:val="002060"/>
                    <w:sz w:val="18"/>
                  </w:rPr>
                </w:rPrChange>
              </w:rPr>
              <w:t>GEN_target</w:t>
            </w:r>
            <w:proofErr w:type="spellEnd"/>
            <w:r>
              <w:rPr>
                <w:rFonts w:ascii="Droid Sans Mono" w:hAnsi="Droid Sans Mono"/>
                <w:b/>
                <w:color w:val="002060"/>
                <w:sz w:val="18"/>
                <w:rPrChange w:id="353" w:author="Author" w:date="2025-12-07T21:28:00Z" w16du:dateUtc="2025-12-08T05:28:00Z">
                  <w:rPr>
                    <w:rFonts w:ascii="Lucida Console" w:hAnsi="Lucida Console"/>
                    <w:b/>
                    <w:color w:val="002060"/>
                    <w:sz w:val="18"/>
                  </w:rPr>
                </w:rPrChange>
              </w:rPr>
              <w:t xml:space="preserve"> == "PRODUCTION"&gt;RAW_SALES&lt;#else&gt;RAW_SALES_SAMPLE&lt;/#if&gt;;</w:t>
            </w:r>
          </w:p>
          <w:p w14:paraId="58CA090E" w14:textId="77777777" w:rsidR="00D8770C" w:rsidRDefault="00155DA0">
            <w:pPr>
              <w:rPr>
                <w:rFonts w:ascii="Droid Sans Mono" w:hAnsi="Droid Sans Mono"/>
                <w:b/>
                <w:color w:val="002060"/>
                <w:sz w:val="18"/>
                <w:rPrChange w:id="35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55"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56" w:author="Author" w:date="2025-12-07T21:28:00Z" w16du:dateUtc="2025-12-08T05:28:00Z">
                  <w:rPr>
                    <w:rFonts w:ascii="Lucida Console" w:hAnsi="Lucida Console"/>
                    <w:b/>
                    <w:color w:val="002060"/>
                    <w:sz w:val="18"/>
                  </w:rPr>
                </w:rPrChange>
              </w:rPr>
              <w:t>base_source_table_name</w:t>
            </w:r>
            <w:proofErr w:type="spellEnd"/>
            <w:r>
              <w:rPr>
                <w:rFonts w:ascii="Droid Sans Mono" w:hAnsi="Droid Sans Mono"/>
                <w:b/>
                <w:color w:val="002060"/>
                <w:sz w:val="18"/>
                <w:rPrChange w:id="357" w:author="Author" w:date="2025-12-07T21:28:00Z" w16du:dateUtc="2025-12-08T05:28:00Z">
                  <w:rPr>
                    <w:rFonts w:ascii="Lucida Console" w:hAnsi="Lucida Console"/>
                    <w:b/>
                    <w:color w:val="002060"/>
                    <w:sz w:val="18"/>
                  </w:rPr>
                </w:rPrChange>
              </w:rPr>
              <w:t>=@@{GEN_src_tbl};</w:t>
            </w:r>
          </w:p>
          <w:p w14:paraId="59CA3E25" w14:textId="77777777" w:rsidR="00D8770C" w:rsidRDefault="00155DA0">
            <w:pPr>
              <w:rPr>
                <w:rFonts w:ascii="Droid Sans Mono" w:hAnsi="Droid Sans Mono"/>
                <w:b/>
                <w:color w:val="002060"/>
                <w:sz w:val="18"/>
                <w:rPrChange w:id="35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59"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60" w:author="Author" w:date="2025-12-07T21:28:00Z" w16du:dateUtc="2025-12-08T05:28:00Z">
                  <w:rPr>
                    <w:rFonts w:ascii="Lucida Console" w:hAnsi="Lucida Console"/>
                    <w:b/>
                    <w:color w:val="002060"/>
                    <w:sz w:val="18"/>
                  </w:rPr>
                </w:rPrChange>
              </w:rPr>
              <w:t>source_table</w:t>
            </w:r>
            <w:proofErr w:type="spellEnd"/>
            <w:r>
              <w:rPr>
                <w:rFonts w:ascii="Droid Sans Mono" w:hAnsi="Droid Sans Mono"/>
                <w:b/>
                <w:color w:val="002060"/>
                <w:sz w:val="18"/>
                <w:rPrChange w:id="361"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362" w:author="Author" w:date="2025-12-07T21:28:00Z" w16du:dateUtc="2025-12-08T05:28:00Z">
                  <w:rPr>
                    <w:rFonts w:ascii="Lucida Console" w:hAnsi="Lucida Console"/>
                    <w:b/>
                    <w:color w:val="002060"/>
                    <w:sz w:val="18"/>
                  </w:rPr>
                </w:rPrChange>
              </w:rPr>
              <w:t>tbl_</w:t>
            </w:r>
            <w:proofErr w:type="gramStart"/>
            <w:r>
              <w:rPr>
                <w:rFonts w:ascii="Droid Sans Mono" w:hAnsi="Droid Sans Mono"/>
                <w:b/>
                <w:color w:val="002060"/>
                <w:sz w:val="18"/>
                <w:rPrChange w:id="363" w:author="Author" w:date="2025-12-07T21:28:00Z" w16du:dateUtc="2025-12-08T05:28:00Z">
                  <w:rPr>
                    <w:rFonts w:ascii="Lucida Console" w:hAnsi="Lucida Console"/>
                    <w:b/>
                    <w:color w:val="002060"/>
                    <w:sz w:val="18"/>
                  </w:rPr>
                </w:rPrChange>
              </w:rPr>
              <w:t>prefix</w:t>
            </w:r>
            <w:proofErr w:type="spellEnd"/>
            <w:r>
              <w:rPr>
                <w:rFonts w:ascii="Droid Sans Mono" w:hAnsi="Droid Sans Mono"/>
                <w:b/>
                <w:color w:val="002060"/>
                <w:sz w:val="18"/>
                <w:rPrChange w:id="364" w:author="Author" w:date="2025-12-07T21:28:00Z" w16du:dateUtc="2025-12-08T05:28:00Z">
                  <w:rPr>
                    <w:rFonts w:ascii="Lucida Console" w:hAnsi="Lucida Console"/>
                    <w:b/>
                    <w:color w:val="002060"/>
                    <w:sz w:val="18"/>
                  </w:rPr>
                </w:rPrChange>
              </w:rPr>
              <w:t>}_</w:t>
            </w:r>
            <w:proofErr w:type="gramEnd"/>
            <w:r>
              <w:rPr>
                <w:rFonts w:ascii="Droid Sans Mono" w:hAnsi="Droid Sans Mono"/>
                <w:b/>
                <w:color w:val="002060"/>
                <w:sz w:val="18"/>
                <w:rPrChange w:id="365"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366" w:author="Author" w:date="2025-12-07T21:28:00Z" w16du:dateUtc="2025-12-08T05:28:00Z">
                  <w:rPr>
                    <w:rFonts w:ascii="Lucida Console" w:hAnsi="Lucida Console"/>
                    <w:b/>
                    <w:color w:val="002060"/>
                    <w:sz w:val="18"/>
                  </w:rPr>
                </w:rPrChange>
              </w:rPr>
              <w:t>base_source_table_name</w:t>
            </w:r>
            <w:proofErr w:type="spellEnd"/>
            <w:r>
              <w:rPr>
                <w:rFonts w:ascii="Droid Sans Mono" w:hAnsi="Droid Sans Mono"/>
                <w:b/>
                <w:color w:val="002060"/>
                <w:sz w:val="18"/>
                <w:rPrChange w:id="367" w:author="Author" w:date="2025-12-07T21:28:00Z" w16du:dateUtc="2025-12-08T05:28:00Z">
                  <w:rPr>
                    <w:rFonts w:ascii="Lucida Console" w:hAnsi="Lucida Console"/>
                    <w:b/>
                    <w:color w:val="002060"/>
                    <w:sz w:val="18"/>
                  </w:rPr>
                </w:rPrChange>
              </w:rPr>
              <w:t>};</w:t>
            </w:r>
          </w:p>
          <w:p w14:paraId="3EBEE609" w14:textId="77777777" w:rsidR="00D8770C" w:rsidRDefault="00155DA0">
            <w:pPr>
              <w:rPr>
                <w:rFonts w:ascii="Droid Sans Mono" w:hAnsi="Droid Sans Mono"/>
                <w:b/>
                <w:color w:val="002060"/>
                <w:sz w:val="18"/>
                <w:rPrChange w:id="36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69"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70" w:author="Author" w:date="2025-12-07T21:28:00Z" w16du:dateUtc="2025-12-08T05:28:00Z">
                  <w:rPr>
                    <w:rFonts w:ascii="Lucida Console" w:hAnsi="Lucida Console"/>
                    <w:b/>
                    <w:color w:val="002060"/>
                    <w:sz w:val="18"/>
                  </w:rPr>
                </w:rPrChange>
              </w:rPr>
              <w:t>base_target_table_name</w:t>
            </w:r>
            <w:proofErr w:type="spellEnd"/>
            <w:r>
              <w:rPr>
                <w:rFonts w:ascii="Droid Sans Mono" w:hAnsi="Droid Sans Mono"/>
                <w:b/>
                <w:color w:val="002060"/>
                <w:sz w:val="18"/>
                <w:rPrChange w:id="371" w:author="Author" w:date="2025-12-07T21:28:00Z" w16du:dateUtc="2025-12-08T05:28:00Z">
                  <w:rPr>
                    <w:rFonts w:ascii="Lucida Console" w:hAnsi="Lucida Console"/>
                    <w:b/>
                    <w:color w:val="002060"/>
                    <w:sz w:val="18"/>
                  </w:rPr>
                </w:rPrChange>
              </w:rPr>
              <w:t>=@@{GEN_tgt_tbl};</w:t>
            </w:r>
          </w:p>
          <w:p w14:paraId="3C8BC3E2" w14:textId="77777777" w:rsidR="00D8770C" w:rsidRDefault="00155DA0">
            <w:pPr>
              <w:rPr>
                <w:rFonts w:ascii="Droid Sans Mono" w:hAnsi="Droid Sans Mono"/>
                <w:b/>
                <w:color w:val="002060"/>
                <w:sz w:val="18"/>
                <w:rPrChange w:id="372"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73"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74" w:author="Author" w:date="2025-12-07T21:28:00Z" w16du:dateUtc="2025-12-08T05:28:00Z">
                  <w:rPr>
                    <w:rFonts w:ascii="Lucida Console" w:hAnsi="Lucida Console"/>
                    <w:b/>
                    <w:color w:val="002060"/>
                    <w:sz w:val="18"/>
                  </w:rPr>
                </w:rPrChange>
              </w:rPr>
              <w:t>target_table</w:t>
            </w:r>
            <w:proofErr w:type="spellEnd"/>
            <w:r>
              <w:rPr>
                <w:rFonts w:ascii="Droid Sans Mono" w:hAnsi="Droid Sans Mono"/>
                <w:b/>
                <w:color w:val="002060"/>
                <w:sz w:val="18"/>
                <w:rPrChange w:id="375"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376" w:author="Author" w:date="2025-12-07T21:28:00Z" w16du:dateUtc="2025-12-08T05:28:00Z">
                  <w:rPr>
                    <w:rFonts w:ascii="Lucida Console" w:hAnsi="Lucida Console"/>
                    <w:b/>
                    <w:color w:val="002060"/>
                    <w:sz w:val="18"/>
                  </w:rPr>
                </w:rPrChange>
              </w:rPr>
              <w:t>tbl_</w:t>
            </w:r>
            <w:proofErr w:type="gramStart"/>
            <w:r>
              <w:rPr>
                <w:rFonts w:ascii="Droid Sans Mono" w:hAnsi="Droid Sans Mono"/>
                <w:b/>
                <w:color w:val="002060"/>
                <w:sz w:val="18"/>
                <w:rPrChange w:id="377" w:author="Author" w:date="2025-12-07T21:28:00Z" w16du:dateUtc="2025-12-08T05:28:00Z">
                  <w:rPr>
                    <w:rFonts w:ascii="Lucida Console" w:hAnsi="Lucida Console"/>
                    <w:b/>
                    <w:color w:val="002060"/>
                    <w:sz w:val="18"/>
                  </w:rPr>
                </w:rPrChange>
              </w:rPr>
              <w:t>prefix</w:t>
            </w:r>
            <w:proofErr w:type="spellEnd"/>
            <w:r>
              <w:rPr>
                <w:rFonts w:ascii="Droid Sans Mono" w:hAnsi="Droid Sans Mono"/>
                <w:b/>
                <w:color w:val="002060"/>
                <w:sz w:val="18"/>
                <w:rPrChange w:id="378" w:author="Author" w:date="2025-12-07T21:28:00Z" w16du:dateUtc="2025-12-08T05:28:00Z">
                  <w:rPr>
                    <w:rFonts w:ascii="Lucida Console" w:hAnsi="Lucida Console"/>
                    <w:b/>
                    <w:color w:val="002060"/>
                    <w:sz w:val="18"/>
                  </w:rPr>
                </w:rPrChange>
              </w:rPr>
              <w:t>}_</w:t>
            </w:r>
            <w:proofErr w:type="gramEnd"/>
            <w:r>
              <w:rPr>
                <w:rFonts w:ascii="Droid Sans Mono" w:hAnsi="Droid Sans Mono"/>
                <w:b/>
                <w:color w:val="002060"/>
                <w:sz w:val="18"/>
                <w:rPrChange w:id="379"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380" w:author="Author" w:date="2025-12-07T21:28:00Z" w16du:dateUtc="2025-12-08T05:28:00Z">
                  <w:rPr>
                    <w:rFonts w:ascii="Lucida Console" w:hAnsi="Lucida Console"/>
                    <w:b/>
                    <w:color w:val="002060"/>
                    <w:sz w:val="18"/>
                  </w:rPr>
                </w:rPrChange>
              </w:rPr>
              <w:t>base_source_table_name</w:t>
            </w:r>
            <w:proofErr w:type="spellEnd"/>
            <w:r>
              <w:rPr>
                <w:rFonts w:ascii="Droid Sans Mono" w:hAnsi="Droid Sans Mono"/>
                <w:b/>
                <w:color w:val="002060"/>
                <w:sz w:val="18"/>
                <w:rPrChange w:id="381" w:author="Author" w:date="2025-12-07T21:28:00Z" w16du:dateUtc="2025-12-08T05:28:00Z">
                  <w:rPr>
                    <w:rFonts w:ascii="Lucida Console" w:hAnsi="Lucida Console"/>
                    <w:b/>
                    <w:color w:val="002060"/>
                    <w:sz w:val="18"/>
                  </w:rPr>
                </w:rPrChange>
              </w:rPr>
              <w:t>};</w:t>
            </w:r>
          </w:p>
          <w:p w14:paraId="58E67C0F" w14:textId="77777777" w:rsidR="00D8770C" w:rsidRDefault="00D8770C">
            <w:pPr>
              <w:rPr>
                <w:rFonts w:ascii="Droid Sans Mono" w:hAnsi="Droid Sans Mono"/>
                <w:b/>
                <w:color w:val="002060"/>
                <w:sz w:val="18"/>
                <w:rPrChange w:id="382" w:author="Author" w:date="2025-12-07T21:28:00Z" w16du:dateUtc="2025-12-08T05:28:00Z">
                  <w:rPr>
                    <w:rFonts w:ascii="Lucida Console" w:hAnsi="Lucida Console"/>
                    <w:b/>
                    <w:color w:val="002060"/>
                    <w:sz w:val="18"/>
                  </w:rPr>
                </w:rPrChange>
              </w:rPr>
            </w:pPr>
          </w:p>
          <w:p w14:paraId="1D3225D1" w14:textId="77777777" w:rsidR="00D8770C" w:rsidRDefault="00155DA0">
            <w:pPr>
              <w:rPr>
                <w:rFonts w:ascii="Droid Sans Mono" w:hAnsi="Droid Sans Mono"/>
                <w:b/>
                <w:color w:val="002060"/>
                <w:sz w:val="18"/>
                <w:rPrChange w:id="383"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84"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85" w:author="Author" w:date="2025-12-07T21:28:00Z" w16du:dateUtc="2025-12-08T05:28:00Z">
                  <w:rPr>
                    <w:rFonts w:ascii="Lucida Console" w:hAnsi="Lucida Console"/>
                    <w:b/>
                    <w:color w:val="002060"/>
                    <w:sz w:val="18"/>
                  </w:rPr>
                </w:rPrChange>
              </w:rPr>
              <w:t>prod_brands</w:t>
            </w:r>
            <w:proofErr w:type="spellEnd"/>
            <w:r>
              <w:rPr>
                <w:rFonts w:ascii="Droid Sans Mono" w:hAnsi="Droid Sans Mono"/>
                <w:b/>
                <w:color w:val="002060"/>
                <w:sz w:val="18"/>
                <w:rPrChange w:id="386" w:author="Author" w:date="2025-12-07T21:28:00Z" w16du:dateUtc="2025-12-08T05:28:00Z">
                  <w:rPr>
                    <w:rFonts w:ascii="Lucida Console" w:hAnsi="Lucida Console"/>
                    <w:b/>
                    <w:color w:val="002060"/>
                    <w:sz w:val="18"/>
                  </w:rPr>
                </w:rPrChange>
              </w:rPr>
              <w:t>="CHEVY", "FORD", "TOYOTA", "LEXUS", "HONDA","BMW", "VW";</w:t>
            </w:r>
          </w:p>
          <w:p w14:paraId="27E178A7" w14:textId="77777777" w:rsidR="00D8770C" w:rsidRDefault="00155DA0">
            <w:pPr>
              <w:rPr>
                <w:rFonts w:ascii="Droid Sans Mono" w:hAnsi="Droid Sans Mono"/>
                <w:b/>
                <w:color w:val="002060"/>
                <w:sz w:val="18"/>
                <w:rPrChange w:id="38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388"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89" w:author="Author" w:date="2025-12-07T21:28:00Z" w16du:dateUtc="2025-12-08T05:28:00Z">
                  <w:rPr>
                    <w:rFonts w:ascii="Lucida Console" w:hAnsi="Lucida Console"/>
                    <w:b/>
                    <w:color w:val="002060"/>
                    <w:sz w:val="18"/>
                  </w:rPr>
                </w:rPrChange>
              </w:rPr>
              <w:t>nonprod_brands</w:t>
            </w:r>
            <w:proofErr w:type="spellEnd"/>
            <w:r>
              <w:rPr>
                <w:rFonts w:ascii="Droid Sans Mono" w:hAnsi="Droid Sans Mono"/>
                <w:b/>
                <w:color w:val="002060"/>
                <w:sz w:val="18"/>
                <w:rPrChange w:id="390" w:author="Author" w:date="2025-12-07T21:28:00Z" w16du:dateUtc="2025-12-08T05:28:00Z">
                  <w:rPr>
                    <w:rFonts w:ascii="Lucida Console" w:hAnsi="Lucida Console"/>
                    <w:b/>
                    <w:color w:val="002060"/>
                    <w:sz w:val="18"/>
                  </w:rPr>
                </w:rPrChange>
              </w:rPr>
              <w:t>="CHEVY", "TOYOTA";</w:t>
            </w:r>
          </w:p>
          <w:p w14:paraId="0FDE5B37" w14:textId="77777777" w:rsidR="00D8770C" w:rsidRDefault="00155DA0">
            <w:r>
              <w:rPr>
                <w:rFonts w:ascii="Droid Sans Mono" w:hAnsi="Droid Sans Mono"/>
                <w:b/>
                <w:color w:val="002060"/>
                <w:sz w:val="18"/>
                <w:rPrChange w:id="391"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392" w:author="Author" w:date="2025-12-07T21:28:00Z" w16du:dateUtc="2025-12-08T05:28:00Z">
                  <w:rPr>
                    <w:rFonts w:ascii="Lucida Console" w:hAnsi="Lucida Console"/>
                    <w:b/>
                    <w:color w:val="002060"/>
                    <w:sz w:val="18"/>
                  </w:rPr>
                </w:rPrChange>
              </w:rPr>
              <w:t>brand_list</w:t>
            </w:r>
            <w:proofErr w:type="spellEnd"/>
            <w:r>
              <w:rPr>
                <w:rFonts w:ascii="Droid Sans Mono" w:hAnsi="Droid Sans Mono"/>
                <w:b/>
                <w:color w:val="002060"/>
                <w:sz w:val="18"/>
                <w:rPrChange w:id="393" w:author="Author" w:date="2025-12-07T21:28:00Z" w16du:dateUtc="2025-12-08T05:28:00Z">
                  <w:rPr>
                    <w:rFonts w:ascii="Lucida Console" w:hAnsi="Lucida Console"/>
                    <w:b/>
                    <w:color w:val="002060"/>
                    <w:sz w:val="18"/>
                  </w:rPr>
                </w:rPrChange>
              </w:rPr>
              <w:t xml:space="preserve">=&lt;#if </w:t>
            </w:r>
            <w:proofErr w:type="spellStart"/>
            <w:r>
              <w:rPr>
                <w:rFonts w:ascii="Droid Sans Mono" w:hAnsi="Droid Sans Mono"/>
                <w:b/>
                <w:color w:val="002060"/>
                <w:sz w:val="18"/>
                <w:rPrChange w:id="394" w:author="Author" w:date="2025-12-07T21:28:00Z" w16du:dateUtc="2025-12-08T05:28:00Z">
                  <w:rPr>
                    <w:rFonts w:ascii="Lucida Console" w:hAnsi="Lucida Console"/>
                    <w:b/>
                    <w:color w:val="002060"/>
                    <w:sz w:val="18"/>
                  </w:rPr>
                </w:rPrChange>
              </w:rPr>
              <w:t>GEN_target</w:t>
            </w:r>
            <w:proofErr w:type="spellEnd"/>
            <w:r>
              <w:rPr>
                <w:rFonts w:ascii="Droid Sans Mono" w:hAnsi="Droid Sans Mono"/>
                <w:b/>
                <w:color w:val="002060"/>
                <w:sz w:val="18"/>
                <w:rPrChange w:id="395" w:author="Author" w:date="2025-12-07T21:28:00Z" w16du:dateUtc="2025-12-08T05:28:00Z">
                  <w:rPr>
                    <w:rFonts w:ascii="Lucida Console" w:hAnsi="Lucida Console"/>
                    <w:b/>
                    <w:color w:val="002060"/>
                    <w:sz w:val="18"/>
                  </w:rPr>
                </w:rPrChange>
              </w:rPr>
              <w:t xml:space="preserve"> == "PRODUCTION"&gt;${</w:t>
            </w:r>
            <w:proofErr w:type="spellStart"/>
            <w:r>
              <w:rPr>
                <w:rFonts w:ascii="Droid Sans Mono" w:hAnsi="Droid Sans Mono"/>
                <w:b/>
                <w:color w:val="002060"/>
                <w:sz w:val="18"/>
                <w:rPrChange w:id="396" w:author="Author" w:date="2025-12-07T21:28:00Z" w16du:dateUtc="2025-12-08T05:28:00Z">
                  <w:rPr>
                    <w:rFonts w:ascii="Lucida Console" w:hAnsi="Lucida Console"/>
                    <w:b/>
                    <w:color w:val="002060"/>
                    <w:sz w:val="18"/>
                  </w:rPr>
                </w:rPrChange>
              </w:rPr>
              <w:t>prod_</w:t>
            </w:r>
            <w:proofErr w:type="gramStart"/>
            <w:r>
              <w:rPr>
                <w:rFonts w:ascii="Droid Sans Mono" w:hAnsi="Droid Sans Mono"/>
                <w:b/>
                <w:color w:val="002060"/>
                <w:sz w:val="18"/>
                <w:rPrChange w:id="397" w:author="Author" w:date="2025-12-07T21:28:00Z" w16du:dateUtc="2025-12-08T05:28:00Z">
                  <w:rPr>
                    <w:rFonts w:ascii="Lucida Console" w:hAnsi="Lucida Console"/>
                    <w:b/>
                    <w:color w:val="002060"/>
                    <w:sz w:val="18"/>
                  </w:rPr>
                </w:rPrChange>
              </w:rPr>
              <w:t>brands</w:t>
            </w:r>
            <w:proofErr w:type="spellEnd"/>
            <w:r>
              <w:rPr>
                <w:rFonts w:ascii="Droid Sans Mono" w:hAnsi="Droid Sans Mono"/>
                <w:b/>
                <w:color w:val="002060"/>
                <w:sz w:val="18"/>
                <w:rPrChange w:id="398" w:author="Author" w:date="2025-12-07T21:28:00Z" w16du:dateUtc="2025-12-08T05:28:00Z">
                  <w:rPr>
                    <w:rFonts w:ascii="Lucida Console" w:hAnsi="Lucida Console"/>
                    <w:b/>
                    <w:color w:val="002060"/>
                    <w:sz w:val="18"/>
                  </w:rPr>
                </w:rPrChange>
              </w:rPr>
              <w:t>}&lt;</w:t>
            </w:r>
            <w:proofErr w:type="gramEnd"/>
            <w:r>
              <w:rPr>
                <w:rFonts w:ascii="Droid Sans Mono" w:hAnsi="Droid Sans Mono"/>
                <w:b/>
                <w:color w:val="002060"/>
                <w:sz w:val="18"/>
                <w:rPrChange w:id="399" w:author="Author" w:date="2025-12-07T21:28:00Z" w16du:dateUtc="2025-12-08T05:28:00Z">
                  <w:rPr>
                    <w:rFonts w:ascii="Lucida Console" w:hAnsi="Lucida Console"/>
                    <w:b/>
                    <w:color w:val="002060"/>
                    <w:sz w:val="18"/>
                  </w:rPr>
                </w:rPrChange>
              </w:rPr>
              <w:t>#else&gt;${nonprod_</w:t>
            </w:r>
            <w:proofErr w:type="gramStart"/>
            <w:r>
              <w:rPr>
                <w:rFonts w:ascii="Droid Sans Mono" w:hAnsi="Droid Sans Mono"/>
                <w:b/>
                <w:color w:val="002060"/>
                <w:sz w:val="18"/>
                <w:rPrChange w:id="400" w:author="Author" w:date="2025-12-07T21:28:00Z" w16du:dateUtc="2025-12-08T05:28:00Z">
                  <w:rPr>
                    <w:rFonts w:ascii="Lucida Console" w:hAnsi="Lucida Console"/>
                    <w:b/>
                    <w:color w:val="002060"/>
                    <w:sz w:val="18"/>
                  </w:rPr>
                </w:rPrChange>
              </w:rPr>
              <w:t>brands}&lt;</w:t>
            </w:r>
            <w:proofErr w:type="gramEnd"/>
            <w:r>
              <w:rPr>
                <w:rFonts w:ascii="Droid Sans Mono" w:hAnsi="Droid Sans Mono"/>
                <w:b/>
                <w:color w:val="002060"/>
                <w:sz w:val="18"/>
                <w:rPrChange w:id="401" w:author="Author" w:date="2025-12-07T21:28:00Z" w16du:dateUtc="2025-12-08T05:28:00Z">
                  <w:rPr>
                    <w:rFonts w:ascii="Lucida Console" w:hAnsi="Lucida Console"/>
                    <w:b/>
                    <w:color w:val="002060"/>
                    <w:sz w:val="18"/>
                  </w:rPr>
                </w:rPrChange>
              </w:rPr>
              <w:t>/#if&gt;;</w:t>
            </w:r>
          </w:p>
        </w:tc>
      </w:tr>
      <w:tr w:rsidR="00D8770C" w14:paraId="79080D8D" w14:textId="77777777">
        <w:tc>
          <w:tcPr>
            <w:tcW w:w="1457" w:type="dxa"/>
            <w:vAlign w:val="center"/>
            <w:tcPrChange w:id="402" w:author="Author" w:date="2025-12-07T21:28:00Z" w16du:dateUtc="2025-12-08T05:28:00Z">
              <w:tcPr>
                <w:tcW w:w="761" w:type="pct"/>
                <w:vAlign w:val="center"/>
              </w:tcPr>
            </w:tcPrChange>
          </w:tcPr>
          <w:p w14:paraId="0FEB69B3" w14:textId="77777777" w:rsidR="00D8770C" w:rsidRDefault="00155DA0">
            <w:r>
              <w:lastRenderedPageBreak/>
              <w:t>Generator =</w:t>
            </w:r>
          </w:p>
        </w:tc>
        <w:tc>
          <w:tcPr>
            <w:tcW w:w="8119" w:type="dxa"/>
            <w:vAlign w:val="center"/>
            <w:tcPrChange w:id="403" w:author="Author" w:date="2025-12-07T21:28:00Z" w16du:dateUtc="2025-12-08T05:28:00Z">
              <w:tcPr>
                <w:tcW w:w="4239" w:type="pct"/>
                <w:vAlign w:val="center"/>
              </w:tcPr>
            </w:tcPrChange>
          </w:tcPr>
          <w:p w14:paraId="5542A6DB" w14:textId="77777777" w:rsidR="00D8770C" w:rsidRDefault="00D8770C"/>
        </w:tc>
      </w:tr>
      <w:tr w:rsidR="00D8770C" w14:paraId="3FCD0036" w14:textId="77777777">
        <w:tc>
          <w:tcPr>
            <w:tcW w:w="1457" w:type="dxa"/>
            <w:vAlign w:val="center"/>
            <w:tcPrChange w:id="404" w:author="Author" w:date="2025-12-07T21:28:00Z" w16du:dateUtc="2025-12-08T05:28:00Z">
              <w:tcPr>
                <w:tcW w:w="761" w:type="pct"/>
                <w:vAlign w:val="center"/>
              </w:tcPr>
            </w:tcPrChange>
          </w:tcPr>
          <w:p w14:paraId="44FCCCF0" w14:textId="77777777" w:rsidR="00D8770C" w:rsidRDefault="00155DA0">
            <w:pPr>
              <w:rPr>
                <w:b/>
              </w:rPr>
            </w:pPr>
            <w:r>
              <w:rPr>
                <w:b/>
              </w:rPr>
              <w:t>Interpolated</w:t>
            </w:r>
          </w:p>
        </w:tc>
        <w:tc>
          <w:tcPr>
            <w:tcW w:w="8119" w:type="dxa"/>
            <w:vAlign w:val="center"/>
            <w:tcPrChange w:id="405" w:author="Author" w:date="2025-12-07T21:28:00Z" w16du:dateUtc="2025-12-08T05:28:00Z">
              <w:tcPr>
                <w:tcW w:w="4239" w:type="pct"/>
                <w:vAlign w:val="center"/>
              </w:tcPr>
            </w:tcPrChange>
          </w:tcPr>
          <w:p w14:paraId="314EF0A0" w14:textId="77777777" w:rsidR="00D8770C" w:rsidRDefault="00155DA0">
            <w:pPr>
              <w:rPr>
                <w:rFonts w:ascii="Droid Sans Mono" w:hAnsi="Droid Sans Mono"/>
                <w:b/>
                <w:color w:val="002060"/>
                <w:sz w:val="18"/>
                <w:rPrChange w:id="406"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07"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408" w:author="Author" w:date="2025-12-07T21:28:00Z" w16du:dateUtc="2025-12-08T05:28:00Z">
                  <w:rPr>
                    <w:rFonts w:ascii="Lucida Console" w:hAnsi="Lucida Console"/>
                    <w:b/>
                    <w:color w:val="002060"/>
                    <w:sz w:val="18"/>
                  </w:rPr>
                </w:rPrChange>
              </w:rPr>
              <w:t>hive_vars.hql</w:t>
            </w:r>
            <w:proofErr w:type="spellEnd"/>
          </w:p>
          <w:p w14:paraId="3C71F102" w14:textId="77777777" w:rsidR="00D8770C" w:rsidRDefault="00155DA0">
            <w:pPr>
              <w:rPr>
                <w:rFonts w:ascii="Droid Sans Mono" w:hAnsi="Droid Sans Mono"/>
                <w:b/>
                <w:color w:val="002060"/>
                <w:sz w:val="18"/>
                <w:rPrChange w:id="409"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10" w:author="Author" w:date="2025-12-07T21:28:00Z" w16du:dateUtc="2025-12-08T05:28:00Z">
                  <w:rPr>
                    <w:rFonts w:ascii="Lucida Console" w:hAnsi="Lucida Console"/>
                    <w:b/>
                    <w:color w:val="002060"/>
                    <w:sz w:val="18"/>
                  </w:rPr>
                </w:rPrChange>
              </w:rPr>
              <w:t>--</w:t>
            </w:r>
          </w:p>
          <w:p w14:paraId="7A37AD1E" w14:textId="77777777" w:rsidR="00D8770C" w:rsidRDefault="00155DA0">
            <w:pPr>
              <w:rPr>
                <w:rFonts w:ascii="Droid Sans Mono" w:hAnsi="Droid Sans Mono"/>
                <w:b/>
                <w:color w:val="002060"/>
                <w:sz w:val="18"/>
                <w:rPrChange w:id="411"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12" w:author="Author" w:date="2025-12-07T21:28:00Z" w16du:dateUtc="2025-12-08T05:28:00Z">
                  <w:rPr>
                    <w:rFonts w:ascii="Lucida Console" w:hAnsi="Lucida Console"/>
                    <w:b/>
                    <w:color w:val="002060"/>
                    <w:sz w:val="18"/>
                  </w:rPr>
                </w:rPrChange>
              </w:rPr>
              <w:t>-- Defines Hive variables used by the Hive query. An overview of Hive variables is found at</w:t>
            </w:r>
          </w:p>
          <w:p w14:paraId="44F95E78" w14:textId="77777777" w:rsidR="00D8770C" w:rsidRDefault="00155DA0">
            <w:pPr>
              <w:rPr>
                <w:rFonts w:ascii="Droid Sans Mono" w:hAnsi="Droid Sans Mono"/>
                <w:b/>
                <w:color w:val="002060"/>
                <w:sz w:val="18"/>
                <w:rPrChange w:id="413"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14" w:author="Author" w:date="2025-12-07T21:28:00Z" w16du:dateUtc="2025-12-08T05:28:00Z">
                  <w:rPr>
                    <w:rFonts w:ascii="Lucida Console" w:hAnsi="Lucida Console"/>
                    <w:b/>
                    <w:color w:val="002060"/>
                    <w:sz w:val="18"/>
                  </w:rPr>
                </w:rPrChange>
              </w:rPr>
              <w:t>-- https://cwiki.apache.org/confluence/display/Hive/LanguageManual+VariableSubstitution.</w:t>
            </w:r>
          </w:p>
          <w:p w14:paraId="2DAA0420" w14:textId="77777777" w:rsidR="00D8770C" w:rsidRDefault="00155DA0">
            <w:pPr>
              <w:rPr>
                <w:rFonts w:ascii="Droid Sans Mono" w:hAnsi="Droid Sans Mono"/>
                <w:b/>
                <w:color w:val="002060"/>
                <w:sz w:val="18"/>
                <w:rPrChange w:id="41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16" w:author="Author" w:date="2025-12-07T21:28:00Z" w16du:dateUtc="2025-12-08T05:28:00Z">
                  <w:rPr>
                    <w:rFonts w:ascii="Lucida Console" w:hAnsi="Lucida Console"/>
                    <w:b/>
                    <w:color w:val="002060"/>
                    <w:sz w:val="18"/>
                  </w:rPr>
                </w:rPrChange>
              </w:rPr>
              <w:t>--</w:t>
            </w:r>
          </w:p>
          <w:p w14:paraId="6E6D13FE" w14:textId="77777777" w:rsidR="00D8770C" w:rsidRDefault="00155DA0">
            <w:pPr>
              <w:rPr>
                <w:rFonts w:ascii="Droid Sans Mono" w:hAnsi="Droid Sans Mono"/>
                <w:b/>
                <w:color w:val="002060"/>
                <w:sz w:val="18"/>
                <w:rPrChange w:id="41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18" w:author="Author" w:date="2025-12-07T21:28:00Z" w16du:dateUtc="2025-12-08T05:28:00Z">
                  <w:rPr>
                    <w:rFonts w:ascii="Lucida Console" w:hAnsi="Lucida Console"/>
                    <w:b/>
                    <w:color w:val="002060"/>
                    <w:sz w:val="18"/>
                  </w:rPr>
                </w:rPrChange>
              </w:rPr>
              <w:t>--Generation date: Run date: Jul 18, 2019 9:42:47 PM</w:t>
            </w:r>
          </w:p>
          <w:p w14:paraId="69A4E557" w14:textId="77777777" w:rsidR="00D8770C" w:rsidRDefault="00D8770C">
            <w:pPr>
              <w:rPr>
                <w:rFonts w:ascii="Droid Sans Mono" w:hAnsi="Droid Sans Mono"/>
                <w:b/>
                <w:color w:val="002060"/>
                <w:sz w:val="18"/>
                <w:rPrChange w:id="419" w:author="Author" w:date="2025-12-07T21:28:00Z" w16du:dateUtc="2025-12-08T05:28:00Z">
                  <w:rPr>
                    <w:rFonts w:ascii="Lucida Console" w:hAnsi="Lucida Console"/>
                    <w:b/>
                    <w:color w:val="002060"/>
                    <w:sz w:val="18"/>
                  </w:rPr>
                </w:rPrChange>
              </w:rPr>
            </w:pPr>
          </w:p>
          <w:p w14:paraId="75FF345C" w14:textId="77777777" w:rsidR="00D8770C" w:rsidRDefault="00155DA0">
            <w:pPr>
              <w:rPr>
                <w:rFonts w:ascii="Droid Sans Mono" w:hAnsi="Droid Sans Mono"/>
                <w:b/>
                <w:color w:val="002060"/>
                <w:sz w:val="18"/>
                <w:rPrChange w:id="420"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21"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22" w:author="Author" w:date="2025-12-07T21:28:00Z" w16du:dateUtc="2025-12-08T05:28:00Z">
                  <w:rPr>
                    <w:rFonts w:ascii="Lucida Console" w:hAnsi="Lucida Console"/>
                    <w:b/>
                    <w:color w:val="002060"/>
                    <w:sz w:val="18"/>
                  </w:rPr>
                </w:rPrChange>
              </w:rPr>
              <w:t>tbl_prefix</w:t>
            </w:r>
            <w:proofErr w:type="spellEnd"/>
            <w:r>
              <w:rPr>
                <w:rFonts w:ascii="Droid Sans Mono" w:hAnsi="Droid Sans Mono"/>
                <w:b/>
                <w:color w:val="002060"/>
                <w:sz w:val="18"/>
                <w:rPrChange w:id="423" w:author="Author" w:date="2025-12-07T21:28:00Z" w16du:dateUtc="2025-12-08T05:28:00Z">
                  <w:rPr>
                    <w:rFonts w:ascii="Lucida Console" w:hAnsi="Lucida Console"/>
                    <w:b/>
                    <w:color w:val="002060"/>
                    <w:sz w:val="18"/>
                  </w:rPr>
                </w:rPrChange>
              </w:rPr>
              <w:t>=PRODUCTION;</w:t>
            </w:r>
          </w:p>
          <w:p w14:paraId="5A88B3FE" w14:textId="77777777" w:rsidR="00D8770C" w:rsidRDefault="00155DA0">
            <w:pPr>
              <w:rPr>
                <w:rFonts w:ascii="Droid Sans Mono" w:hAnsi="Droid Sans Mono"/>
                <w:b/>
                <w:color w:val="002060"/>
                <w:sz w:val="18"/>
                <w:rPrChange w:id="42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25"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26" w:author="Author" w:date="2025-12-07T21:28:00Z" w16du:dateUtc="2025-12-08T05:28:00Z">
                  <w:rPr>
                    <w:rFonts w:ascii="Lucida Console" w:hAnsi="Lucida Console"/>
                    <w:b/>
                    <w:color w:val="002060"/>
                    <w:sz w:val="18"/>
                  </w:rPr>
                </w:rPrChange>
              </w:rPr>
              <w:t>dbname</w:t>
            </w:r>
            <w:proofErr w:type="spellEnd"/>
            <w:r>
              <w:rPr>
                <w:rFonts w:ascii="Droid Sans Mono" w:hAnsi="Droid Sans Mono"/>
                <w:b/>
                <w:color w:val="002060"/>
                <w:sz w:val="18"/>
                <w:rPrChange w:id="427" w:author="Author" w:date="2025-12-07T21:28:00Z" w16du:dateUtc="2025-12-08T05:28:00Z">
                  <w:rPr>
                    <w:rFonts w:ascii="Lucida Console" w:hAnsi="Lucida Console"/>
                    <w:b/>
                    <w:color w:val="002060"/>
                    <w:sz w:val="18"/>
                  </w:rPr>
                </w:rPrChange>
              </w:rPr>
              <w:t>=RAW_SALES;</w:t>
            </w:r>
          </w:p>
          <w:p w14:paraId="496DF9CE" w14:textId="77777777" w:rsidR="00D8770C" w:rsidRDefault="00155DA0">
            <w:pPr>
              <w:rPr>
                <w:rFonts w:ascii="Droid Sans Mono" w:hAnsi="Droid Sans Mono"/>
                <w:b/>
                <w:color w:val="002060"/>
                <w:sz w:val="18"/>
                <w:rPrChange w:id="42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29"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30" w:author="Author" w:date="2025-12-07T21:28:00Z" w16du:dateUtc="2025-12-08T05:28:00Z">
                  <w:rPr>
                    <w:rFonts w:ascii="Lucida Console" w:hAnsi="Lucida Console"/>
                    <w:b/>
                    <w:color w:val="002060"/>
                    <w:sz w:val="18"/>
                  </w:rPr>
                </w:rPrChange>
              </w:rPr>
              <w:t>base_source_table_name</w:t>
            </w:r>
            <w:proofErr w:type="spellEnd"/>
            <w:r>
              <w:rPr>
                <w:rFonts w:ascii="Droid Sans Mono" w:hAnsi="Droid Sans Mono"/>
                <w:b/>
                <w:color w:val="002060"/>
                <w:sz w:val="18"/>
                <w:rPrChange w:id="431"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32" w:author="Author" w:date="2025-12-07T21:28:00Z" w16du:dateUtc="2025-12-08T05:28:00Z">
                  <w:rPr>
                    <w:rFonts w:ascii="Lucida Console" w:hAnsi="Lucida Console"/>
                    <w:b/>
                    <w:color w:val="002060"/>
                    <w:sz w:val="18"/>
                  </w:rPr>
                </w:rPrChange>
              </w:rPr>
              <w:t>VehicleSales</w:t>
            </w:r>
            <w:proofErr w:type="spellEnd"/>
            <w:r>
              <w:rPr>
                <w:rFonts w:ascii="Droid Sans Mono" w:hAnsi="Droid Sans Mono"/>
                <w:b/>
                <w:color w:val="002060"/>
                <w:sz w:val="18"/>
                <w:rPrChange w:id="433" w:author="Author" w:date="2025-12-07T21:28:00Z" w16du:dateUtc="2025-12-08T05:28:00Z">
                  <w:rPr>
                    <w:rFonts w:ascii="Lucida Console" w:hAnsi="Lucida Console"/>
                    <w:b/>
                    <w:color w:val="002060"/>
                    <w:sz w:val="18"/>
                  </w:rPr>
                </w:rPrChange>
              </w:rPr>
              <w:t>;</w:t>
            </w:r>
          </w:p>
          <w:p w14:paraId="1B152835" w14:textId="77777777" w:rsidR="00D8770C" w:rsidRDefault="00155DA0">
            <w:pPr>
              <w:rPr>
                <w:rFonts w:ascii="Droid Sans Mono" w:hAnsi="Droid Sans Mono"/>
                <w:b/>
                <w:color w:val="002060"/>
                <w:sz w:val="18"/>
                <w:rPrChange w:id="43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35"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36" w:author="Author" w:date="2025-12-07T21:28:00Z" w16du:dateUtc="2025-12-08T05:28:00Z">
                  <w:rPr>
                    <w:rFonts w:ascii="Lucida Console" w:hAnsi="Lucida Console"/>
                    <w:b/>
                    <w:color w:val="002060"/>
                    <w:sz w:val="18"/>
                  </w:rPr>
                </w:rPrChange>
              </w:rPr>
              <w:t>source_table</w:t>
            </w:r>
            <w:proofErr w:type="spellEnd"/>
            <w:r>
              <w:rPr>
                <w:rFonts w:ascii="Droid Sans Mono" w:hAnsi="Droid Sans Mono"/>
                <w:b/>
                <w:color w:val="002060"/>
                <w:sz w:val="18"/>
                <w:rPrChange w:id="437"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38" w:author="Author" w:date="2025-12-07T21:28:00Z" w16du:dateUtc="2025-12-08T05:28:00Z">
                  <w:rPr>
                    <w:rFonts w:ascii="Lucida Console" w:hAnsi="Lucida Console"/>
                    <w:b/>
                    <w:color w:val="002060"/>
                    <w:sz w:val="18"/>
                  </w:rPr>
                </w:rPrChange>
              </w:rPr>
              <w:t>tbl_</w:t>
            </w:r>
            <w:proofErr w:type="gramStart"/>
            <w:r>
              <w:rPr>
                <w:rFonts w:ascii="Droid Sans Mono" w:hAnsi="Droid Sans Mono"/>
                <w:b/>
                <w:color w:val="002060"/>
                <w:sz w:val="18"/>
                <w:rPrChange w:id="439" w:author="Author" w:date="2025-12-07T21:28:00Z" w16du:dateUtc="2025-12-08T05:28:00Z">
                  <w:rPr>
                    <w:rFonts w:ascii="Lucida Console" w:hAnsi="Lucida Console"/>
                    <w:b/>
                    <w:color w:val="002060"/>
                    <w:sz w:val="18"/>
                  </w:rPr>
                </w:rPrChange>
              </w:rPr>
              <w:t>prefix</w:t>
            </w:r>
            <w:proofErr w:type="spellEnd"/>
            <w:r>
              <w:rPr>
                <w:rFonts w:ascii="Droid Sans Mono" w:hAnsi="Droid Sans Mono"/>
                <w:b/>
                <w:color w:val="002060"/>
                <w:sz w:val="18"/>
                <w:rPrChange w:id="440" w:author="Author" w:date="2025-12-07T21:28:00Z" w16du:dateUtc="2025-12-08T05:28:00Z">
                  <w:rPr>
                    <w:rFonts w:ascii="Lucida Console" w:hAnsi="Lucida Console"/>
                    <w:b/>
                    <w:color w:val="002060"/>
                    <w:sz w:val="18"/>
                  </w:rPr>
                </w:rPrChange>
              </w:rPr>
              <w:t>}_</w:t>
            </w:r>
            <w:proofErr w:type="gramEnd"/>
            <w:r>
              <w:rPr>
                <w:rFonts w:ascii="Droid Sans Mono" w:hAnsi="Droid Sans Mono"/>
                <w:b/>
                <w:color w:val="002060"/>
                <w:sz w:val="18"/>
                <w:rPrChange w:id="441"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42" w:author="Author" w:date="2025-12-07T21:28:00Z" w16du:dateUtc="2025-12-08T05:28:00Z">
                  <w:rPr>
                    <w:rFonts w:ascii="Lucida Console" w:hAnsi="Lucida Console"/>
                    <w:b/>
                    <w:color w:val="002060"/>
                    <w:sz w:val="18"/>
                  </w:rPr>
                </w:rPrChange>
              </w:rPr>
              <w:t>base_source_table_name</w:t>
            </w:r>
            <w:proofErr w:type="spellEnd"/>
            <w:r>
              <w:rPr>
                <w:rFonts w:ascii="Droid Sans Mono" w:hAnsi="Droid Sans Mono"/>
                <w:b/>
                <w:color w:val="002060"/>
                <w:sz w:val="18"/>
                <w:rPrChange w:id="443" w:author="Author" w:date="2025-12-07T21:28:00Z" w16du:dateUtc="2025-12-08T05:28:00Z">
                  <w:rPr>
                    <w:rFonts w:ascii="Lucida Console" w:hAnsi="Lucida Console"/>
                    <w:b/>
                    <w:color w:val="002060"/>
                    <w:sz w:val="18"/>
                  </w:rPr>
                </w:rPrChange>
              </w:rPr>
              <w:t>};</w:t>
            </w:r>
          </w:p>
          <w:p w14:paraId="15B440F7" w14:textId="77777777" w:rsidR="00D8770C" w:rsidRDefault="00155DA0">
            <w:pPr>
              <w:rPr>
                <w:rFonts w:ascii="Droid Sans Mono" w:hAnsi="Droid Sans Mono"/>
                <w:b/>
                <w:color w:val="002060"/>
                <w:sz w:val="18"/>
                <w:rPrChange w:id="44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45"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46" w:author="Author" w:date="2025-12-07T21:28:00Z" w16du:dateUtc="2025-12-08T05:28:00Z">
                  <w:rPr>
                    <w:rFonts w:ascii="Lucida Console" w:hAnsi="Lucida Console"/>
                    <w:b/>
                    <w:color w:val="002060"/>
                    <w:sz w:val="18"/>
                  </w:rPr>
                </w:rPrChange>
              </w:rPr>
              <w:t>base_target_table_name</w:t>
            </w:r>
            <w:proofErr w:type="spellEnd"/>
            <w:r>
              <w:rPr>
                <w:rFonts w:ascii="Droid Sans Mono" w:hAnsi="Droid Sans Mono"/>
                <w:b/>
                <w:color w:val="002060"/>
                <w:sz w:val="18"/>
                <w:rPrChange w:id="447"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48" w:author="Author" w:date="2025-12-07T21:28:00Z" w16du:dateUtc="2025-12-08T05:28:00Z">
                  <w:rPr>
                    <w:rFonts w:ascii="Lucida Console" w:hAnsi="Lucida Console"/>
                    <w:b/>
                    <w:color w:val="002060"/>
                    <w:sz w:val="18"/>
                  </w:rPr>
                </w:rPrChange>
              </w:rPr>
              <w:t>SalesSummary</w:t>
            </w:r>
            <w:proofErr w:type="spellEnd"/>
            <w:r>
              <w:rPr>
                <w:rFonts w:ascii="Droid Sans Mono" w:hAnsi="Droid Sans Mono"/>
                <w:b/>
                <w:color w:val="002060"/>
                <w:sz w:val="18"/>
                <w:rPrChange w:id="449" w:author="Author" w:date="2025-12-07T21:28:00Z" w16du:dateUtc="2025-12-08T05:28:00Z">
                  <w:rPr>
                    <w:rFonts w:ascii="Lucida Console" w:hAnsi="Lucida Console"/>
                    <w:b/>
                    <w:color w:val="002060"/>
                    <w:sz w:val="18"/>
                  </w:rPr>
                </w:rPrChange>
              </w:rPr>
              <w:t>;</w:t>
            </w:r>
          </w:p>
          <w:p w14:paraId="3F2CF0B0" w14:textId="77777777" w:rsidR="00D8770C" w:rsidRDefault="00155DA0">
            <w:pPr>
              <w:rPr>
                <w:rFonts w:ascii="Droid Sans Mono" w:hAnsi="Droid Sans Mono"/>
                <w:b/>
                <w:color w:val="002060"/>
                <w:sz w:val="18"/>
                <w:rPrChange w:id="450"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51"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52" w:author="Author" w:date="2025-12-07T21:28:00Z" w16du:dateUtc="2025-12-08T05:28:00Z">
                  <w:rPr>
                    <w:rFonts w:ascii="Lucida Console" w:hAnsi="Lucida Console"/>
                    <w:b/>
                    <w:color w:val="002060"/>
                    <w:sz w:val="18"/>
                  </w:rPr>
                </w:rPrChange>
              </w:rPr>
              <w:t>target_table</w:t>
            </w:r>
            <w:proofErr w:type="spellEnd"/>
            <w:r>
              <w:rPr>
                <w:rFonts w:ascii="Droid Sans Mono" w:hAnsi="Droid Sans Mono"/>
                <w:b/>
                <w:color w:val="002060"/>
                <w:sz w:val="18"/>
                <w:rPrChange w:id="453"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54" w:author="Author" w:date="2025-12-07T21:28:00Z" w16du:dateUtc="2025-12-08T05:28:00Z">
                  <w:rPr>
                    <w:rFonts w:ascii="Lucida Console" w:hAnsi="Lucida Console"/>
                    <w:b/>
                    <w:color w:val="002060"/>
                    <w:sz w:val="18"/>
                  </w:rPr>
                </w:rPrChange>
              </w:rPr>
              <w:t>tbl_</w:t>
            </w:r>
            <w:proofErr w:type="gramStart"/>
            <w:r>
              <w:rPr>
                <w:rFonts w:ascii="Droid Sans Mono" w:hAnsi="Droid Sans Mono"/>
                <w:b/>
                <w:color w:val="002060"/>
                <w:sz w:val="18"/>
                <w:rPrChange w:id="455" w:author="Author" w:date="2025-12-07T21:28:00Z" w16du:dateUtc="2025-12-08T05:28:00Z">
                  <w:rPr>
                    <w:rFonts w:ascii="Lucida Console" w:hAnsi="Lucida Console"/>
                    <w:b/>
                    <w:color w:val="002060"/>
                    <w:sz w:val="18"/>
                  </w:rPr>
                </w:rPrChange>
              </w:rPr>
              <w:t>prefix</w:t>
            </w:r>
            <w:proofErr w:type="spellEnd"/>
            <w:r>
              <w:rPr>
                <w:rFonts w:ascii="Droid Sans Mono" w:hAnsi="Droid Sans Mono"/>
                <w:b/>
                <w:color w:val="002060"/>
                <w:sz w:val="18"/>
                <w:rPrChange w:id="456" w:author="Author" w:date="2025-12-07T21:28:00Z" w16du:dateUtc="2025-12-08T05:28:00Z">
                  <w:rPr>
                    <w:rFonts w:ascii="Lucida Console" w:hAnsi="Lucida Console"/>
                    <w:b/>
                    <w:color w:val="002060"/>
                    <w:sz w:val="18"/>
                  </w:rPr>
                </w:rPrChange>
              </w:rPr>
              <w:t>}_</w:t>
            </w:r>
            <w:proofErr w:type="gramEnd"/>
            <w:r>
              <w:rPr>
                <w:rFonts w:ascii="Droid Sans Mono" w:hAnsi="Droid Sans Mono"/>
                <w:b/>
                <w:color w:val="002060"/>
                <w:sz w:val="18"/>
                <w:rPrChange w:id="457"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58" w:author="Author" w:date="2025-12-07T21:28:00Z" w16du:dateUtc="2025-12-08T05:28:00Z">
                  <w:rPr>
                    <w:rFonts w:ascii="Lucida Console" w:hAnsi="Lucida Console"/>
                    <w:b/>
                    <w:color w:val="002060"/>
                    <w:sz w:val="18"/>
                  </w:rPr>
                </w:rPrChange>
              </w:rPr>
              <w:t>base_source_table_name</w:t>
            </w:r>
            <w:proofErr w:type="spellEnd"/>
            <w:r>
              <w:rPr>
                <w:rFonts w:ascii="Droid Sans Mono" w:hAnsi="Droid Sans Mono"/>
                <w:b/>
                <w:color w:val="002060"/>
                <w:sz w:val="18"/>
                <w:rPrChange w:id="459" w:author="Author" w:date="2025-12-07T21:28:00Z" w16du:dateUtc="2025-12-08T05:28:00Z">
                  <w:rPr>
                    <w:rFonts w:ascii="Lucida Console" w:hAnsi="Lucida Console"/>
                    <w:b/>
                    <w:color w:val="002060"/>
                    <w:sz w:val="18"/>
                  </w:rPr>
                </w:rPrChange>
              </w:rPr>
              <w:t>};</w:t>
            </w:r>
          </w:p>
          <w:p w14:paraId="3A1A692E" w14:textId="77777777" w:rsidR="00D8770C" w:rsidRDefault="00D8770C">
            <w:pPr>
              <w:rPr>
                <w:rFonts w:ascii="Droid Sans Mono" w:hAnsi="Droid Sans Mono"/>
                <w:b/>
                <w:color w:val="002060"/>
                <w:sz w:val="18"/>
                <w:rPrChange w:id="460" w:author="Author" w:date="2025-12-07T21:28:00Z" w16du:dateUtc="2025-12-08T05:28:00Z">
                  <w:rPr>
                    <w:rFonts w:ascii="Lucida Console" w:hAnsi="Lucida Console"/>
                    <w:b/>
                    <w:color w:val="002060"/>
                    <w:sz w:val="18"/>
                  </w:rPr>
                </w:rPrChange>
              </w:rPr>
            </w:pPr>
          </w:p>
          <w:p w14:paraId="2241CA00" w14:textId="77777777" w:rsidR="00D8770C" w:rsidRDefault="00155DA0">
            <w:pPr>
              <w:rPr>
                <w:rFonts w:ascii="Droid Sans Mono" w:hAnsi="Droid Sans Mono"/>
                <w:b/>
                <w:color w:val="002060"/>
                <w:sz w:val="18"/>
                <w:rPrChange w:id="461"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62"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63" w:author="Author" w:date="2025-12-07T21:28:00Z" w16du:dateUtc="2025-12-08T05:28:00Z">
                  <w:rPr>
                    <w:rFonts w:ascii="Lucida Console" w:hAnsi="Lucida Console"/>
                    <w:b/>
                    <w:color w:val="002060"/>
                    <w:sz w:val="18"/>
                  </w:rPr>
                </w:rPrChange>
              </w:rPr>
              <w:t>prod_brands</w:t>
            </w:r>
            <w:proofErr w:type="spellEnd"/>
            <w:r>
              <w:rPr>
                <w:rFonts w:ascii="Droid Sans Mono" w:hAnsi="Droid Sans Mono"/>
                <w:b/>
                <w:color w:val="002060"/>
                <w:sz w:val="18"/>
                <w:rPrChange w:id="464" w:author="Author" w:date="2025-12-07T21:28:00Z" w16du:dateUtc="2025-12-08T05:28:00Z">
                  <w:rPr>
                    <w:rFonts w:ascii="Lucida Console" w:hAnsi="Lucida Console"/>
                    <w:b/>
                    <w:color w:val="002060"/>
                    <w:sz w:val="18"/>
                  </w:rPr>
                </w:rPrChange>
              </w:rPr>
              <w:t>="CHEVY", "FORD", "TOYOTA", "LEXUS", "HONDA", "BMW", "VW";</w:t>
            </w:r>
          </w:p>
          <w:p w14:paraId="50EF35FE" w14:textId="77777777" w:rsidR="00D8770C" w:rsidRDefault="00155DA0">
            <w:pPr>
              <w:rPr>
                <w:rFonts w:ascii="Droid Sans Mono" w:hAnsi="Droid Sans Mono"/>
                <w:b/>
                <w:color w:val="002060"/>
                <w:sz w:val="18"/>
                <w:rPrChange w:id="46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66"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67" w:author="Author" w:date="2025-12-07T21:28:00Z" w16du:dateUtc="2025-12-08T05:28:00Z">
                  <w:rPr>
                    <w:rFonts w:ascii="Lucida Console" w:hAnsi="Lucida Console"/>
                    <w:b/>
                    <w:color w:val="002060"/>
                    <w:sz w:val="18"/>
                  </w:rPr>
                </w:rPrChange>
              </w:rPr>
              <w:t>nonprod_brands</w:t>
            </w:r>
            <w:proofErr w:type="spellEnd"/>
            <w:r>
              <w:rPr>
                <w:rFonts w:ascii="Droid Sans Mono" w:hAnsi="Droid Sans Mono"/>
                <w:b/>
                <w:color w:val="002060"/>
                <w:sz w:val="18"/>
                <w:rPrChange w:id="468" w:author="Author" w:date="2025-12-07T21:28:00Z" w16du:dateUtc="2025-12-08T05:28:00Z">
                  <w:rPr>
                    <w:rFonts w:ascii="Lucida Console" w:hAnsi="Lucida Console"/>
                    <w:b/>
                    <w:color w:val="002060"/>
                    <w:sz w:val="18"/>
                  </w:rPr>
                </w:rPrChange>
              </w:rPr>
              <w:t>="CHEVY", "TOYOTA";</w:t>
            </w:r>
          </w:p>
          <w:p w14:paraId="03F742DE" w14:textId="77777777" w:rsidR="00D8770C" w:rsidRDefault="00155DA0">
            <w:r>
              <w:rPr>
                <w:rFonts w:ascii="Droid Sans Mono" w:hAnsi="Droid Sans Mono"/>
                <w:b/>
                <w:color w:val="002060"/>
                <w:sz w:val="18"/>
                <w:rPrChange w:id="469" w:author="Author" w:date="2025-12-07T21:28:00Z" w16du:dateUtc="2025-12-08T05:28:00Z">
                  <w:rPr>
                    <w:rFonts w:ascii="Lucida Console" w:hAnsi="Lucida Console"/>
                    <w:b/>
                    <w:color w:val="002060"/>
                    <w:sz w:val="18"/>
                  </w:rPr>
                </w:rPrChange>
              </w:rPr>
              <w:t xml:space="preserve">set </w:t>
            </w:r>
            <w:proofErr w:type="spellStart"/>
            <w:r>
              <w:rPr>
                <w:rFonts w:ascii="Droid Sans Mono" w:hAnsi="Droid Sans Mono"/>
                <w:b/>
                <w:color w:val="002060"/>
                <w:sz w:val="18"/>
                <w:rPrChange w:id="470" w:author="Author" w:date="2025-12-07T21:28:00Z" w16du:dateUtc="2025-12-08T05:28:00Z">
                  <w:rPr>
                    <w:rFonts w:ascii="Lucida Console" w:hAnsi="Lucida Console"/>
                    <w:b/>
                    <w:color w:val="002060"/>
                    <w:sz w:val="18"/>
                  </w:rPr>
                </w:rPrChange>
              </w:rPr>
              <w:t>brand_list</w:t>
            </w:r>
            <w:proofErr w:type="spellEnd"/>
            <w:r>
              <w:rPr>
                <w:rFonts w:ascii="Droid Sans Mono" w:hAnsi="Droid Sans Mono"/>
                <w:b/>
                <w:color w:val="002060"/>
                <w:sz w:val="18"/>
                <w:rPrChange w:id="471" w:author="Author" w:date="2025-12-07T21:28:00Z" w16du:dateUtc="2025-12-08T05:28:00Z">
                  <w:rPr>
                    <w:rFonts w:ascii="Lucida Console" w:hAnsi="Lucida Console"/>
                    <w:b/>
                    <w:color w:val="002060"/>
                    <w:sz w:val="18"/>
                  </w:rPr>
                </w:rPrChange>
              </w:rPr>
              <w:t>=${</w:t>
            </w:r>
            <w:proofErr w:type="spellStart"/>
            <w:r>
              <w:rPr>
                <w:rFonts w:ascii="Droid Sans Mono" w:hAnsi="Droid Sans Mono"/>
                <w:b/>
                <w:color w:val="002060"/>
                <w:sz w:val="18"/>
                <w:rPrChange w:id="472" w:author="Author" w:date="2025-12-07T21:28:00Z" w16du:dateUtc="2025-12-08T05:28:00Z">
                  <w:rPr>
                    <w:rFonts w:ascii="Lucida Console" w:hAnsi="Lucida Console"/>
                    <w:b/>
                    <w:color w:val="002060"/>
                    <w:sz w:val="18"/>
                  </w:rPr>
                </w:rPrChange>
              </w:rPr>
              <w:t>prod_brands</w:t>
            </w:r>
            <w:proofErr w:type="spellEnd"/>
            <w:r>
              <w:rPr>
                <w:rFonts w:ascii="Droid Sans Mono" w:hAnsi="Droid Sans Mono"/>
                <w:b/>
                <w:color w:val="002060"/>
                <w:sz w:val="18"/>
                <w:rPrChange w:id="473" w:author="Author" w:date="2025-12-07T21:28:00Z" w16du:dateUtc="2025-12-08T05:28:00Z">
                  <w:rPr>
                    <w:rFonts w:ascii="Lucida Console" w:hAnsi="Lucida Console"/>
                    <w:b/>
                    <w:color w:val="002060"/>
                    <w:sz w:val="18"/>
                  </w:rPr>
                </w:rPrChange>
              </w:rPr>
              <w:t>};</w:t>
            </w:r>
          </w:p>
        </w:tc>
      </w:tr>
    </w:tbl>
    <w:p w14:paraId="368DEEFC" w14:textId="77777777" w:rsidR="00D8770C" w:rsidRDefault="00D8770C">
      <w:pPr>
        <w:spacing w:after="0" w:line="240" w:lineRule="auto"/>
      </w:pPr>
    </w:p>
    <w:p w14:paraId="7E160B71" w14:textId="77777777" w:rsidR="00D8770C" w:rsidRDefault="00155DA0">
      <w:pPr>
        <w:spacing w:after="0" w:line="240" w:lineRule="auto"/>
      </w:pPr>
      <w:r>
        <w:t>The generator in this example uses an alternate form of interpolation request to avoid collision (i.e., “</w:t>
      </w:r>
      <w:r>
        <w:rPr>
          <w:b/>
          <w:i/>
        </w:rPr>
        <w:t>@@{varname}</w:t>
      </w:r>
      <w:r>
        <w:t>”.). Notice that the template also injects the run date into the generated output. Sometimes our generation use case is more complicated than simple string substitution in the template.</w:t>
      </w:r>
    </w:p>
    <w:p w14:paraId="2EC1DC59" w14:textId="77777777" w:rsidR="00D8770C" w:rsidRDefault="00D8770C">
      <w:pPr>
        <w:spacing w:after="0" w:line="240" w:lineRule="auto"/>
      </w:pPr>
    </w:p>
    <w:p w14:paraId="5E2F0431" w14:textId="19381006" w:rsidR="00D8770C" w:rsidRDefault="00155DA0">
      <w:pPr>
        <w:spacing w:after="0" w:line="240" w:lineRule="auto"/>
      </w:pPr>
      <w:r>
        <w:t xml:space="preserve">We use a </w:t>
      </w:r>
      <w:r>
        <w:rPr>
          <w:rPrChange w:id="474" w:author="Author" w:date="2025-12-07T21:28:00Z" w16du:dateUtc="2025-12-08T05:28:00Z">
            <w:rPr>
              <w:i/>
            </w:rPr>
          </w:rPrChange>
        </w:rPr>
        <w:t>Freemarker</w:t>
      </w:r>
      <w:r>
        <w:t xml:space="preserve"> based templating engine from the J2EE applications world. Freemarker generates a view from a template and a data model (think a dynamic version of JSP). Freemarker is a popular, mature, and well documented Java templating engine we have used to extend ANT capabilities. The references offer material on understanding Freemarker’s capabilities.</w:t>
      </w:r>
    </w:p>
    <w:p w14:paraId="4CC0BF0A" w14:textId="77777777" w:rsidR="00D8770C" w:rsidRDefault="00D8770C">
      <w:pPr>
        <w:spacing w:after="0" w:line="240" w:lineRule="auto"/>
      </w:pPr>
    </w:p>
    <w:p w14:paraId="196DCA69" w14:textId="77777777" w:rsidR="00D8770C" w:rsidRDefault="00155DA0">
      <w:pPr>
        <w:pStyle w:val="Heading2"/>
        <w:spacing w:before="0" w:line="240" w:lineRule="auto"/>
      </w:pPr>
      <w:r>
        <w:t>The ANT Build Script</w:t>
      </w:r>
    </w:p>
    <w:p w14:paraId="23FAE794" w14:textId="77777777" w:rsidR="00D8770C" w:rsidRDefault="00D8770C">
      <w:pPr>
        <w:spacing w:after="0" w:line="240" w:lineRule="auto"/>
      </w:pPr>
    </w:p>
    <w:p w14:paraId="6B92CC8A" w14:textId="77777777" w:rsidR="00D8770C" w:rsidRDefault="00155DA0">
      <w:pPr>
        <w:spacing w:after="0" w:line="240" w:lineRule="auto"/>
      </w:pPr>
      <w:r>
        <w:t xml:space="preserve">Our ANT deployment example dynamically creates deployable artifacts from templates and properties files. See </w:t>
      </w:r>
      <w:r>
        <w:rPr>
          <w:i/>
        </w:rPr>
        <w:t>DemoDev Repository References</w:t>
      </w:r>
      <w:r>
        <w:t xml:space="preserve"> below to obtain the files to run this example.</w:t>
      </w:r>
    </w:p>
    <w:p w14:paraId="79BDB7AD" w14:textId="77777777" w:rsidR="00D8770C" w:rsidRDefault="00D8770C">
      <w:pPr>
        <w:spacing w:after="0" w:line="240" w:lineRule="auto"/>
      </w:pPr>
    </w:p>
    <w:p w14:paraId="7E3C5743" w14:textId="52C73A77" w:rsidR="00D8770C" w:rsidRDefault="00155DA0">
      <w:pPr>
        <w:spacing w:after="0" w:line="240" w:lineRule="auto"/>
      </w:pPr>
      <w:r>
        <w:t>As discussed earlier, ANT provides modularization tools that allow build scripts to be divided into “</w:t>
      </w:r>
      <w:del w:id="475" w:author="Author" w:date="2025-12-07T21:28:00Z" w16du:dateUtc="2025-12-08T05:28:00Z">
        <w:r w:rsidR="00C20CE0">
          <w:delText>modules</w:delText>
        </w:r>
      </w:del>
      <w:ins w:id="476" w:author="Author" w:date="2025-12-07T21:28:00Z" w16du:dateUtc="2025-12-08T05:28:00Z">
        <w:r>
          <w:t>components</w:t>
        </w:r>
      </w:ins>
      <w:r>
        <w:t xml:space="preserve">” that are reusable.  You then INCLUDE or IMPORT the component scripts into the main </w:t>
      </w:r>
      <w:r>
        <w:rPr>
          <w:rFonts w:ascii="Droid Sans Mono" w:hAnsi="Droid Sans Mono"/>
          <w:b/>
          <w:color w:val="002060"/>
          <w:sz w:val="18"/>
          <w:rPrChange w:id="477" w:author="Author" w:date="2025-12-07T21:28:00Z" w16du:dateUtc="2025-12-08T05:28:00Z">
            <w:rPr>
              <w:rFonts w:ascii="Lucida Console" w:hAnsi="Lucida Console"/>
              <w:b/>
              <w:color w:val="002060"/>
              <w:sz w:val="18"/>
            </w:rPr>
          </w:rPrChange>
        </w:rPr>
        <w:t>build.xml</w:t>
      </w:r>
      <w:r>
        <w:t xml:space="preserve"> script to use them. ANT </w:t>
      </w:r>
      <w:r>
        <w:rPr>
          <w:i/>
        </w:rPr>
        <w:t>targets</w:t>
      </w:r>
      <w:r>
        <w:t xml:space="preserve"> are the unit of work </w:t>
      </w:r>
      <w:proofErr w:type="gramStart"/>
      <w:r>
        <w:t>similar to</w:t>
      </w:r>
      <w:proofErr w:type="gramEnd"/>
      <w:r>
        <w:t xml:space="preserve"> the MAKE utility dependencies, and targets may be invoked with ANTCALL task when parameterization is necessary.</w:t>
      </w:r>
    </w:p>
    <w:p w14:paraId="6BECA970" w14:textId="77777777" w:rsidR="00D8770C" w:rsidRDefault="00D8770C">
      <w:pPr>
        <w:spacing w:after="0" w:line="240" w:lineRule="auto"/>
      </w:pPr>
    </w:p>
    <w:p w14:paraId="712D1084" w14:textId="77777777" w:rsidR="00D8770C" w:rsidRDefault="00155DA0">
      <w:pPr>
        <w:spacing w:after="0" w:line="240" w:lineRule="auto"/>
      </w:pPr>
      <w:r>
        <w:lastRenderedPageBreak/>
        <w:t>Let’s review the reported documentation of our ANT build script (</w:t>
      </w:r>
      <w:r>
        <w:rPr>
          <w:rFonts w:ascii="Droid Sans Mono" w:hAnsi="Droid Sans Mono"/>
          <w:b/>
          <w:color w:val="002060"/>
          <w:sz w:val="18"/>
          <w:rPrChange w:id="478" w:author="Author" w:date="2025-12-07T21:28:00Z" w16du:dateUtc="2025-12-08T05:28:00Z">
            <w:rPr>
              <w:rFonts w:ascii="Lucida Console" w:hAnsi="Lucida Console"/>
              <w:b/>
              <w:color w:val="002060"/>
              <w:sz w:val="18"/>
            </w:rPr>
          </w:rPrChange>
        </w:rPr>
        <w:t>build.xml</w:t>
      </w:r>
      <w:r>
        <w:t>) using the –p option:</w:t>
      </w:r>
    </w:p>
    <w:p w14:paraId="68DF8845" w14:textId="77777777" w:rsidR="00D8770C" w:rsidRDefault="00D8770C">
      <w:pPr>
        <w:spacing w:after="0" w:line="240" w:lineRule="auto"/>
      </w:pPr>
    </w:p>
    <w:p w14:paraId="627BA3B1" w14:textId="77777777" w:rsidR="00D8770C" w:rsidRDefault="00155DA0">
      <w:pPr>
        <w:spacing w:after="0" w:line="240" w:lineRule="auto"/>
        <w:rPr>
          <w:rFonts w:ascii="Droid Sans Mono" w:hAnsi="Droid Sans Mono"/>
          <w:b/>
          <w:color w:val="002060"/>
          <w:sz w:val="18"/>
          <w:rPrChange w:id="479"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80" w:author="Author" w:date="2025-12-07T21:28:00Z" w16du:dateUtc="2025-12-08T05:28:00Z">
            <w:rPr>
              <w:rFonts w:ascii="Lucida Console" w:hAnsi="Lucida Console"/>
              <w:b/>
              <w:color w:val="002060"/>
              <w:sz w:val="18"/>
            </w:rPr>
          </w:rPrChange>
        </w:rPr>
        <w:t>D:\GitHub\DemoDev\dev-topics-generationutils\example\builder&gt;ant -p</w:t>
      </w:r>
    </w:p>
    <w:p w14:paraId="3C43BB55" w14:textId="77777777" w:rsidR="00D8770C" w:rsidRDefault="00155DA0">
      <w:pPr>
        <w:spacing w:after="0" w:line="240" w:lineRule="auto"/>
        <w:rPr>
          <w:rFonts w:ascii="Droid Sans Mono" w:hAnsi="Droid Sans Mono"/>
          <w:b/>
          <w:color w:val="002060"/>
          <w:sz w:val="18"/>
          <w:rPrChange w:id="481" w:author="Author" w:date="2025-12-07T21:28:00Z" w16du:dateUtc="2025-12-08T05:28:00Z">
            <w:rPr>
              <w:rFonts w:ascii="Lucida Console" w:hAnsi="Lucida Console"/>
              <w:b/>
              <w:color w:val="002060"/>
              <w:sz w:val="18"/>
            </w:rPr>
          </w:rPrChange>
        </w:rPr>
      </w:pPr>
      <w:proofErr w:type="spellStart"/>
      <w:r>
        <w:rPr>
          <w:rFonts w:ascii="Droid Sans Mono" w:hAnsi="Droid Sans Mono"/>
          <w:b/>
          <w:color w:val="002060"/>
          <w:sz w:val="18"/>
          <w:rPrChange w:id="482" w:author="Author" w:date="2025-12-07T21:28:00Z" w16du:dateUtc="2025-12-08T05:28:00Z">
            <w:rPr>
              <w:rFonts w:ascii="Lucida Console" w:hAnsi="Lucida Console"/>
              <w:b/>
              <w:color w:val="002060"/>
              <w:sz w:val="18"/>
            </w:rPr>
          </w:rPrChange>
        </w:rPr>
        <w:t>Buildfile</w:t>
      </w:r>
      <w:proofErr w:type="spellEnd"/>
      <w:r>
        <w:rPr>
          <w:rFonts w:ascii="Droid Sans Mono" w:hAnsi="Droid Sans Mono"/>
          <w:b/>
          <w:color w:val="002060"/>
          <w:sz w:val="18"/>
          <w:rPrChange w:id="483" w:author="Author" w:date="2025-12-07T21:28:00Z" w16du:dateUtc="2025-12-08T05:28:00Z">
            <w:rPr>
              <w:rFonts w:ascii="Lucida Console" w:hAnsi="Lucida Console"/>
              <w:b/>
              <w:color w:val="002060"/>
              <w:sz w:val="18"/>
            </w:rPr>
          </w:rPrChange>
        </w:rPr>
        <w:t>: D:\GitHub\DemoDev\dev-topics-generationutils\example\builder\build.xml</w:t>
      </w:r>
    </w:p>
    <w:p w14:paraId="0D76734A" w14:textId="77777777" w:rsidR="00D8770C" w:rsidRDefault="00155DA0">
      <w:pPr>
        <w:spacing w:after="0" w:line="240" w:lineRule="auto"/>
        <w:rPr>
          <w:rFonts w:ascii="Droid Sans Mono" w:hAnsi="Droid Sans Mono"/>
          <w:b/>
          <w:color w:val="002060"/>
          <w:sz w:val="18"/>
          <w:rPrChange w:id="484"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85" w:author="Author" w:date="2025-12-07T21:28:00Z" w16du:dateUtc="2025-12-08T05:28:00Z">
            <w:rPr>
              <w:rFonts w:ascii="Lucida Console" w:hAnsi="Lucida Console"/>
              <w:b/>
              <w:color w:val="002060"/>
              <w:sz w:val="18"/>
            </w:rPr>
          </w:rPrChange>
        </w:rPr>
        <w:t xml:space="preserve">     [echo] ........</w:t>
      </w:r>
    </w:p>
    <w:p w14:paraId="14319555" w14:textId="77777777" w:rsidR="00D8770C" w:rsidRDefault="00155DA0">
      <w:pPr>
        <w:spacing w:after="0" w:line="240" w:lineRule="auto"/>
        <w:rPr>
          <w:rFonts w:ascii="Droid Sans Mono" w:hAnsi="Droid Sans Mono"/>
          <w:b/>
          <w:color w:val="002060"/>
          <w:sz w:val="18"/>
          <w:rPrChange w:id="486"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87" w:author="Author" w:date="2025-12-07T21:28:00Z" w16du:dateUtc="2025-12-08T05:28:00Z">
            <w:rPr>
              <w:rFonts w:ascii="Lucida Console" w:hAnsi="Lucida Console"/>
              <w:b/>
              <w:color w:val="002060"/>
              <w:sz w:val="18"/>
            </w:rPr>
          </w:rPrChange>
        </w:rPr>
        <w:t xml:space="preserve">     [echo] ANT DevOps example, includes Generation</w:t>
      </w:r>
    </w:p>
    <w:p w14:paraId="4D3AA13D" w14:textId="77777777" w:rsidR="00D8770C" w:rsidRDefault="00155DA0">
      <w:pPr>
        <w:spacing w:after="0" w:line="240" w:lineRule="auto"/>
        <w:rPr>
          <w:rFonts w:ascii="Droid Sans Mono" w:hAnsi="Droid Sans Mono"/>
          <w:b/>
          <w:color w:val="002060"/>
          <w:sz w:val="18"/>
          <w:rPrChange w:id="48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89" w:author="Author" w:date="2025-12-07T21:28:00Z" w16du:dateUtc="2025-12-08T05:28:00Z">
            <w:rPr>
              <w:rFonts w:ascii="Lucida Console" w:hAnsi="Lucida Console"/>
              <w:b/>
              <w:color w:val="002060"/>
              <w:sz w:val="18"/>
            </w:rPr>
          </w:rPrChange>
        </w:rPr>
        <w:t xml:space="preserve">     [echo] ........</w:t>
      </w:r>
    </w:p>
    <w:p w14:paraId="5D488650" w14:textId="77777777" w:rsidR="00D8770C" w:rsidRDefault="00155DA0">
      <w:pPr>
        <w:spacing w:after="0" w:line="240" w:lineRule="auto"/>
        <w:rPr>
          <w:rFonts w:ascii="Droid Sans Mono" w:hAnsi="Droid Sans Mono"/>
          <w:b/>
          <w:color w:val="002060"/>
          <w:sz w:val="18"/>
          <w:rPrChange w:id="490"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91" w:author="Author" w:date="2025-12-07T21:28:00Z" w16du:dateUtc="2025-12-08T05:28:00Z">
            <w:rPr>
              <w:rFonts w:ascii="Lucida Console" w:hAnsi="Lucida Console"/>
              <w:b/>
              <w:color w:val="002060"/>
              <w:sz w:val="18"/>
            </w:rPr>
          </w:rPrChange>
        </w:rPr>
        <w:t>Build Deployment Artifacts for multiple targets</w:t>
      </w:r>
    </w:p>
    <w:p w14:paraId="42558D25" w14:textId="77777777" w:rsidR="00D8770C" w:rsidRDefault="00155DA0">
      <w:pPr>
        <w:spacing w:after="0" w:line="240" w:lineRule="auto"/>
        <w:rPr>
          <w:rFonts w:ascii="Droid Sans Mono" w:hAnsi="Droid Sans Mono"/>
          <w:b/>
          <w:color w:val="002060"/>
          <w:sz w:val="18"/>
          <w:rPrChange w:id="492"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93" w:author="Author" w:date="2025-12-07T21:28:00Z" w16du:dateUtc="2025-12-08T05:28:00Z">
            <w:rPr>
              <w:rFonts w:ascii="Lucida Console" w:hAnsi="Lucida Console"/>
              <w:b/>
              <w:color w:val="002060"/>
              <w:sz w:val="18"/>
            </w:rPr>
          </w:rPrChange>
        </w:rPr>
        <w:t>Main targets:</w:t>
      </w:r>
    </w:p>
    <w:p w14:paraId="6714955D" w14:textId="77777777" w:rsidR="00D8770C" w:rsidRDefault="00D8770C">
      <w:pPr>
        <w:spacing w:after="0" w:line="240" w:lineRule="auto"/>
        <w:rPr>
          <w:rFonts w:ascii="Droid Sans Mono" w:hAnsi="Droid Sans Mono"/>
          <w:b/>
          <w:color w:val="002060"/>
          <w:sz w:val="18"/>
          <w:rPrChange w:id="494" w:author="Author" w:date="2025-12-07T21:28:00Z" w16du:dateUtc="2025-12-08T05:28:00Z">
            <w:rPr>
              <w:rFonts w:ascii="Lucida Console" w:hAnsi="Lucida Console"/>
              <w:b/>
              <w:color w:val="002060"/>
              <w:sz w:val="18"/>
            </w:rPr>
          </w:rPrChange>
        </w:rPr>
      </w:pPr>
    </w:p>
    <w:p w14:paraId="1BB2F138" w14:textId="77777777" w:rsidR="00D8770C" w:rsidRDefault="00155DA0">
      <w:pPr>
        <w:spacing w:after="0" w:line="240" w:lineRule="auto"/>
        <w:rPr>
          <w:rFonts w:ascii="Droid Sans Mono" w:hAnsi="Droid Sans Mono"/>
          <w:b/>
          <w:color w:val="002060"/>
          <w:sz w:val="18"/>
          <w:rPrChange w:id="49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96" w:author="Author" w:date="2025-12-07T21:28:00Z" w16du:dateUtc="2025-12-08T05:28:00Z">
            <w:rPr>
              <w:rFonts w:ascii="Lucida Console" w:hAnsi="Lucida Console"/>
              <w:b/>
              <w:color w:val="002060"/>
              <w:sz w:val="18"/>
            </w:rPr>
          </w:rPrChange>
        </w:rPr>
        <w:t xml:space="preserve"> build                 orchestrate target requests</w:t>
      </w:r>
    </w:p>
    <w:p w14:paraId="3ADCC26B" w14:textId="77777777" w:rsidR="00D8770C" w:rsidRDefault="00155DA0">
      <w:pPr>
        <w:spacing w:after="0" w:line="240" w:lineRule="auto"/>
        <w:rPr>
          <w:rFonts w:ascii="Droid Sans Mono" w:hAnsi="Droid Sans Mono"/>
          <w:b/>
          <w:color w:val="002060"/>
          <w:sz w:val="18"/>
          <w:rPrChange w:id="49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498"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499" w:author="Author" w:date="2025-12-07T21:28:00Z" w16du:dateUtc="2025-12-08T05:28:00Z">
            <w:rPr>
              <w:rFonts w:ascii="Lucida Console" w:hAnsi="Lucida Console"/>
              <w:b/>
              <w:color w:val="002060"/>
              <w:sz w:val="18"/>
            </w:rPr>
          </w:rPrChange>
        </w:rPr>
        <w:t>check_env</w:t>
      </w:r>
      <w:proofErr w:type="spellEnd"/>
      <w:r>
        <w:rPr>
          <w:rFonts w:ascii="Droid Sans Mono" w:hAnsi="Droid Sans Mono"/>
          <w:b/>
          <w:color w:val="002060"/>
          <w:sz w:val="18"/>
          <w:rPrChange w:id="500" w:author="Author" w:date="2025-12-07T21:28:00Z" w16du:dateUtc="2025-12-08T05:28:00Z">
            <w:rPr>
              <w:rFonts w:ascii="Lucida Console" w:hAnsi="Lucida Console"/>
              <w:b/>
              <w:color w:val="002060"/>
              <w:sz w:val="18"/>
            </w:rPr>
          </w:rPrChange>
        </w:rPr>
        <w:t xml:space="preserve">             test if production target</w:t>
      </w:r>
    </w:p>
    <w:p w14:paraId="421B4AE1" w14:textId="77777777" w:rsidR="00D8770C" w:rsidRDefault="00155DA0">
      <w:pPr>
        <w:spacing w:after="0" w:line="240" w:lineRule="auto"/>
        <w:rPr>
          <w:rFonts w:ascii="Droid Sans Mono" w:hAnsi="Droid Sans Mono"/>
          <w:b/>
          <w:color w:val="002060"/>
          <w:sz w:val="18"/>
          <w:rPrChange w:id="501"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02" w:author="Author" w:date="2025-12-07T21:28:00Z" w16du:dateUtc="2025-12-08T05:28:00Z">
            <w:rPr>
              <w:rFonts w:ascii="Lucida Console" w:hAnsi="Lucida Console"/>
              <w:b/>
              <w:color w:val="002060"/>
              <w:sz w:val="18"/>
            </w:rPr>
          </w:rPrChange>
        </w:rPr>
        <w:t xml:space="preserve"> clean                 Remove previously generated files</w:t>
      </w:r>
    </w:p>
    <w:p w14:paraId="2C146292" w14:textId="77777777" w:rsidR="00D8770C" w:rsidRDefault="00155DA0">
      <w:pPr>
        <w:spacing w:after="0" w:line="240" w:lineRule="auto"/>
        <w:rPr>
          <w:rFonts w:ascii="Droid Sans Mono" w:hAnsi="Droid Sans Mono"/>
          <w:b/>
          <w:color w:val="002060"/>
          <w:sz w:val="18"/>
          <w:rPrChange w:id="503"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04"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05" w:author="Author" w:date="2025-12-07T21:28:00Z" w16du:dateUtc="2025-12-08T05:28:00Z">
            <w:rPr>
              <w:rFonts w:ascii="Lucida Console" w:hAnsi="Lucida Console"/>
              <w:b/>
              <w:color w:val="002060"/>
              <w:sz w:val="18"/>
            </w:rPr>
          </w:rPrChange>
        </w:rPr>
        <w:t>expandTokens</w:t>
      </w:r>
      <w:proofErr w:type="spellEnd"/>
      <w:r>
        <w:rPr>
          <w:rFonts w:ascii="Droid Sans Mono" w:hAnsi="Droid Sans Mono"/>
          <w:b/>
          <w:color w:val="002060"/>
          <w:sz w:val="18"/>
          <w:rPrChange w:id="506" w:author="Author" w:date="2025-12-07T21:28:00Z" w16du:dateUtc="2025-12-08T05:28:00Z">
            <w:rPr>
              <w:rFonts w:ascii="Lucida Console" w:hAnsi="Lucida Console"/>
              <w:b/>
              <w:color w:val="002060"/>
              <w:sz w:val="18"/>
            </w:rPr>
          </w:rPrChange>
        </w:rPr>
        <w:t xml:space="preserve">          Use ANT to replace tokens</w:t>
      </w:r>
    </w:p>
    <w:p w14:paraId="251643CC" w14:textId="77777777" w:rsidR="00D8770C" w:rsidRDefault="00155DA0">
      <w:pPr>
        <w:spacing w:after="0" w:line="240" w:lineRule="auto"/>
        <w:rPr>
          <w:rFonts w:ascii="Droid Sans Mono" w:hAnsi="Droid Sans Mono"/>
          <w:b/>
          <w:color w:val="002060"/>
          <w:sz w:val="18"/>
          <w:rPrChange w:id="507"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08"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09" w:author="Author" w:date="2025-12-07T21:28:00Z" w16du:dateUtc="2025-12-08T05:28:00Z">
            <w:rPr>
              <w:rFonts w:ascii="Lucida Console" w:hAnsi="Lucida Console"/>
              <w:b/>
              <w:color w:val="002060"/>
              <w:sz w:val="18"/>
            </w:rPr>
          </w:rPrChange>
        </w:rPr>
        <w:t>gen_init</w:t>
      </w:r>
      <w:proofErr w:type="spellEnd"/>
      <w:r>
        <w:rPr>
          <w:rFonts w:ascii="Droid Sans Mono" w:hAnsi="Droid Sans Mono"/>
          <w:b/>
          <w:color w:val="002060"/>
          <w:sz w:val="18"/>
          <w:rPrChange w:id="510" w:author="Author" w:date="2025-12-07T21:28:00Z" w16du:dateUtc="2025-12-08T05:28:00Z">
            <w:rPr>
              <w:rFonts w:ascii="Lucida Console" w:hAnsi="Lucida Console"/>
              <w:b/>
              <w:color w:val="002060"/>
              <w:sz w:val="18"/>
            </w:rPr>
          </w:rPrChange>
        </w:rPr>
        <w:t xml:space="preserve">              Set default properties for caller</w:t>
      </w:r>
    </w:p>
    <w:p w14:paraId="6233AAE5" w14:textId="77777777" w:rsidR="00D8770C" w:rsidRDefault="00155DA0">
      <w:pPr>
        <w:spacing w:after="0" w:line="240" w:lineRule="auto"/>
        <w:rPr>
          <w:rFonts w:ascii="Droid Sans Mono" w:hAnsi="Droid Sans Mono"/>
          <w:b/>
          <w:color w:val="002060"/>
          <w:sz w:val="18"/>
          <w:rPrChange w:id="511"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12"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13" w:author="Author" w:date="2025-12-07T21:28:00Z" w16du:dateUtc="2025-12-08T05:28:00Z">
            <w:rPr>
              <w:rFonts w:ascii="Lucida Console" w:hAnsi="Lucida Console"/>
              <w:b/>
              <w:color w:val="002060"/>
              <w:sz w:val="18"/>
            </w:rPr>
          </w:rPrChange>
        </w:rPr>
        <w:t>generateCommon</w:t>
      </w:r>
      <w:proofErr w:type="spellEnd"/>
      <w:r>
        <w:rPr>
          <w:rFonts w:ascii="Droid Sans Mono" w:hAnsi="Droid Sans Mono"/>
          <w:b/>
          <w:color w:val="002060"/>
          <w:sz w:val="18"/>
          <w:rPrChange w:id="514" w:author="Author" w:date="2025-12-07T21:28:00Z" w16du:dateUtc="2025-12-08T05:28:00Z">
            <w:rPr>
              <w:rFonts w:ascii="Lucida Console" w:hAnsi="Lucida Console"/>
              <w:b/>
              <w:color w:val="002060"/>
              <w:sz w:val="18"/>
            </w:rPr>
          </w:rPrChange>
        </w:rPr>
        <w:t xml:space="preserve">        Generate common files</w:t>
      </w:r>
    </w:p>
    <w:p w14:paraId="732FFF76" w14:textId="77777777" w:rsidR="00D8770C" w:rsidRDefault="00155DA0">
      <w:pPr>
        <w:spacing w:after="0" w:line="240" w:lineRule="auto"/>
        <w:rPr>
          <w:rFonts w:ascii="Droid Sans Mono" w:hAnsi="Droid Sans Mono"/>
          <w:b/>
          <w:color w:val="002060"/>
          <w:sz w:val="18"/>
          <w:rPrChange w:id="515"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16" w:author="Author" w:date="2025-12-07T21:28:00Z" w16du:dateUtc="2025-12-08T05:28:00Z">
            <w:rPr>
              <w:rFonts w:ascii="Lucida Console" w:hAnsi="Lucida Console"/>
              <w:b/>
              <w:color w:val="002060"/>
              <w:sz w:val="18"/>
            </w:rPr>
          </w:rPrChange>
        </w:rPr>
        <w:t xml:space="preserve"> </w:t>
      </w:r>
      <w:proofErr w:type="spellStart"/>
      <w:proofErr w:type="gramStart"/>
      <w:r>
        <w:rPr>
          <w:rFonts w:ascii="Droid Sans Mono" w:hAnsi="Droid Sans Mono"/>
          <w:b/>
          <w:color w:val="002060"/>
          <w:sz w:val="18"/>
          <w:rPrChange w:id="517" w:author="Author" w:date="2025-12-07T21:28:00Z" w16du:dateUtc="2025-12-08T05:28:00Z">
            <w:rPr>
              <w:rFonts w:ascii="Lucida Console" w:hAnsi="Lucida Console"/>
              <w:b/>
              <w:color w:val="002060"/>
              <w:sz w:val="18"/>
            </w:rPr>
          </w:rPrChange>
        </w:rPr>
        <w:t>generateFromTemplate</w:t>
      </w:r>
      <w:proofErr w:type="spellEnd"/>
      <w:r>
        <w:rPr>
          <w:rFonts w:ascii="Droid Sans Mono" w:hAnsi="Droid Sans Mono"/>
          <w:b/>
          <w:color w:val="002060"/>
          <w:sz w:val="18"/>
          <w:rPrChange w:id="518" w:author="Author" w:date="2025-12-07T21:28:00Z" w16du:dateUtc="2025-12-08T05:28:00Z">
            <w:rPr>
              <w:rFonts w:ascii="Lucida Console" w:hAnsi="Lucida Console"/>
              <w:b/>
              <w:color w:val="002060"/>
              <w:sz w:val="18"/>
            </w:rPr>
          </w:rPrChange>
        </w:rPr>
        <w:t xml:space="preserve">  Use</w:t>
      </w:r>
      <w:proofErr w:type="gramEnd"/>
      <w:r>
        <w:rPr>
          <w:rFonts w:ascii="Droid Sans Mono" w:hAnsi="Droid Sans Mono"/>
          <w:b/>
          <w:color w:val="002060"/>
          <w:sz w:val="18"/>
          <w:rPrChange w:id="519"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20" w:author="Author" w:date="2025-12-07T21:28:00Z" w16du:dateUtc="2025-12-08T05:28:00Z">
            <w:rPr>
              <w:rFonts w:ascii="Lucida Console" w:hAnsi="Lucida Console"/>
              <w:b/>
              <w:color w:val="002060"/>
              <w:sz w:val="18"/>
            </w:rPr>
          </w:rPrChange>
        </w:rPr>
        <w:t>Freemarker</w:t>
      </w:r>
      <w:proofErr w:type="spellEnd"/>
      <w:r>
        <w:rPr>
          <w:rFonts w:ascii="Droid Sans Mono" w:hAnsi="Droid Sans Mono"/>
          <w:b/>
          <w:color w:val="002060"/>
          <w:sz w:val="18"/>
          <w:rPrChange w:id="521" w:author="Author" w:date="2025-12-07T21:28:00Z" w16du:dateUtc="2025-12-08T05:28:00Z">
            <w:rPr>
              <w:rFonts w:ascii="Lucida Console" w:hAnsi="Lucida Console"/>
              <w:b/>
              <w:color w:val="002060"/>
              <w:sz w:val="18"/>
            </w:rPr>
          </w:rPrChange>
        </w:rPr>
        <w:t xml:space="preserve"> template to generate values</w:t>
      </w:r>
    </w:p>
    <w:p w14:paraId="13683DC4" w14:textId="77777777" w:rsidR="00D8770C" w:rsidRDefault="00155DA0">
      <w:pPr>
        <w:spacing w:after="0" w:line="240" w:lineRule="auto"/>
        <w:rPr>
          <w:rFonts w:ascii="Droid Sans Mono" w:hAnsi="Droid Sans Mono"/>
          <w:b/>
          <w:color w:val="002060"/>
          <w:sz w:val="18"/>
          <w:rPrChange w:id="522"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23"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24" w:author="Author" w:date="2025-12-07T21:28:00Z" w16du:dateUtc="2025-12-08T05:28:00Z">
            <w:rPr>
              <w:rFonts w:ascii="Lucida Console" w:hAnsi="Lucida Console"/>
              <w:b/>
              <w:color w:val="002060"/>
              <w:sz w:val="18"/>
            </w:rPr>
          </w:rPrChange>
        </w:rPr>
        <w:t>generateProdOnly</w:t>
      </w:r>
      <w:proofErr w:type="spellEnd"/>
      <w:r>
        <w:rPr>
          <w:rFonts w:ascii="Droid Sans Mono" w:hAnsi="Droid Sans Mono"/>
          <w:b/>
          <w:color w:val="002060"/>
          <w:sz w:val="18"/>
          <w:rPrChange w:id="525" w:author="Author" w:date="2025-12-07T21:28:00Z" w16du:dateUtc="2025-12-08T05:28:00Z">
            <w:rPr>
              <w:rFonts w:ascii="Lucida Console" w:hAnsi="Lucida Console"/>
              <w:b/>
              <w:color w:val="002060"/>
              <w:sz w:val="18"/>
            </w:rPr>
          </w:rPrChange>
        </w:rPr>
        <w:t xml:space="preserve">      Generate production only files</w:t>
      </w:r>
    </w:p>
    <w:p w14:paraId="21165143" w14:textId="77777777" w:rsidR="00D8770C" w:rsidRDefault="00155DA0">
      <w:pPr>
        <w:spacing w:after="0" w:line="240" w:lineRule="auto"/>
        <w:rPr>
          <w:rFonts w:ascii="Droid Sans Mono" w:hAnsi="Droid Sans Mono"/>
          <w:b/>
          <w:color w:val="002060"/>
          <w:sz w:val="18"/>
          <w:rPrChange w:id="526"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27" w:author="Author" w:date="2025-12-07T21:28:00Z" w16du:dateUtc="2025-12-08T05:28:00Z">
            <w:rPr>
              <w:rFonts w:ascii="Lucida Console" w:hAnsi="Lucida Console"/>
              <w:b/>
              <w:color w:val="002060"/>
              <w:sz w:val="18"/>
            </w:rPr>
          </w:rPrChange>
        </w:rPr>
        <w:t xml:space="preserve"> immutable             initialize target directories adding immutable files</w:t>
      </w:r>
    </w:p>
    <w:p w14:paraId="70382EA2" w14:textId="77777777" w:rsidR="00D8770C" w:rsidRDefault="00155DA0">
      <w:pPr>
        <w:spacing w:after="0" w:line="240" w:lineRule="auto"/>
        <w:rPr>
          <w:rFonts w:ascii="Droid Sans Mono" w:hAnsi="Droid Sans Mono"/>
          <w:b/>
          <w:color w:val="002060"/>
          <w:sz w:val="18"/>
          <w:rPrChange w:id="528"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29"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30" w:author="Author" w:date="2025-12-07T21:28:00Z" w16du:dateUtc="2025-12-08T05:28:00Z">
            <w:rPr>
              <w:rFonts w:ascii="Lucida Console" w:hAnsi="Lucida Console"/>
              <w:b/>
              <w:color w:val="002060"/>
              <w:sz w:val="18"/>
            </w:rPr>
          </w:rPrChange>
        </w:rPr>
        <w:t>inter_init</w:t>
      </w:r>
      <w:proofErr w:type="spellEnd"/>
      <w:r>
        <w:rPr>
          <w:rFonts w:ascii="Droid Sans Mono" w:hAnsi="Droid Sans Mono"/>
          <w:b/>
          <w:color w:val="002060"/>
          <w:sz w:val="18"/>
          <w:rPrChange w:id="531" w:author="Author" w:date="2025-12-07T21:28:00Z" w16du:dateUtc="2025-12-08T05:28:00Z">
            <w:rPr>
              <w:rFonts w:ascii="Lucida Console" w:hAnsi="Lucida Console"/>
              <w:b/>
              <w:color w:val="002060"/>
              <w:sz w:val="18"/>
            </w:rPr>
          </w:rPrChange>
        </w:rPr>
        <w:t xml:space="preserve">            Set default properties for caller</w:t>
      </w:r>
    </w:p>
    <w:p w14:paraId="3661FF01" w14:textId="77777777" w:rsidR="00D8770C" w:rsidRDefault="00155DA0">
      <w:pPr>
        <w:spacing w:after="0" w:line="240" w:lineRule="auto"/>
        <w:rPr>
          <w:rFonts w:ascii="Droid Sans Mono" w:hAnsi="Droid Sans Mono"/>
          <w:b/>
          <w:color w:val="002060"/>
          <w:sz w:val="18"/>
          <w:rPrChange w:id="532" w:author="Author" w:date="2025-12-07T21:28:00Z" w16du:dateUtc="2025-12-08T05:28:00Z">
            <w:rPr>
              <w:rFonts w:ascii="Lucida Console" w:hAnsi="Lucida Console"/>
              <w:b/>
              <w:color w:val="002060"/>
              <w:sz w:val="18"/>
            </w:rPr>
          </w:rPrChange>
        </w:rPr>
      </w:pPr>
      <w:r>
        <w:rPr>
          <w:rFonts w:ascii="Droid Sans Mono" w:hAnsi="Droid Sans Mono"/>
          <w:b/>
          <w:color w:val="002060"/>
          <w:sz w:val="18"/>
          <w:rPrChange w:id="533" w:author="Author" w:date="2025-12-07T21:28:00Z" w16du:dateUtc="2025-12-08T05:28:00Z">
            <w:rPr>
              <w:rFonts w:ascii="Lucida Console" w:hAnsi="Lucida Console"/>
              <w:b/>
              <w:color w:val="002060"/>
              <w:sz w:val="18"/>
            </w:rPr>
          </w:rPrChange>
        </w:rPr>
        <w:t xml:space="preserve"> </w:t>
      </w:r>
      <w:proofErr w:type="spellStart"/>
      <w:r>
        <w:rPr>
          <w:rFonts w:ascii="Droid Sans Mono" w:hAnsi="Droid Sans Mono"/>
          <w:b/>
          <w:color w:val="002060"/>
          <w:sz w:val="18"/>
          <w:rPrChange w:id="534" w:author="Author" w:date="2025-12-07T21:28:00Z" w16du:dateUtc="2025-12-08T05:28:00Z">
            <w:rPr>
              <w:rFonts w:ascii="Lucida Console" w:hAnsi="Lucida Console"/>
              <w:b/>
              <w:color w:val="002060"/>
              <w:sz w:val="18"/>
            </w:rPr>
          </w:rPrChange>
        </w:rPr>
        <w:t>interpolateTemplate</w:t>
      </w:r>
      <w:proofErr w:type="spellEnd"/>
      <w:r>
        <w:rPr>
          <w:rFonts w:ascii="Droid Sans Mono" w:hAnsi="Droid Sans Mono"/>
          <w:b/>
          <w:color w:val="002060"/>
          <w:sz w:val="18"/>
          <w:rPrChange w:id="535" w:author="Author" w:date="2025-12-07T21:28:00Z" w16du:dateUtc="2025-12-08T05:28:00Z">
            <w:rPr>
              <w:rFonts w:ascii="Lucida Console" w:hAnsi="Lucida Console"/>
              <w:b/>
              <w:color w:val="002060"/>
              <w:sz w:val="18"/>
            </w:rPr>
          </w:rPrChange>
        </w:rPr>
        <w:t xml:space="preserve">   Use ANT to replace tokens</w:t>
      </w:r>
    </w:p>
    <w:p w14:paraId="68809078" w14:textId="77777777" w:rsidR="00D8770C" w:rsidRDefault="00155DA0">
      <w:pPr>
        <w:spacing w:after="0" w:line="240" w:lineRule="auto"/>
      </w:pPr>
      <w:r>
        <w:rPr>
          <w:rFonts w:ascii="Droid Sans Mono" w:hAnsi="Droid Sans Mono"/>
          <w:b/>
          <w:color w:val="002060"/>
          <w:sz w:val="18"/>
          <w:rPrChange w:id="536" w:author="Author" w:date="2025-12-07T21:28:00Z" w16du:dateUtc="2025-12-08T05:28:00Z">
            <w:rPr>
              <w:rFonts w:ascii="Lucida Console" w:hAnsi="Lucida Console"/>
              <w:b/>
              <w:color w:val="002060"/>
              <w:sz w:val="18"/>
            </w:rPr>
          </w:rPrChange>
        </w:rPr>
        <w:t>Default target: build</w:t>
      </w:r>
    </w:p>
    <w:p w14:paraId="273333E5" w14:textId="77777777" w:rsidR="00D8770C" w:rsidRDefault="00D8770C">
      <w:pPr>
        <w:spacing w:after="0" w:line="240" w:lineRule="auto"/>
      </w:pPr>
    </w:p>
    <w:p w14:paraId="725AAC09" w14:textId="77777777" w:rsidR="00D8770C" w:rsidRDefault="00155DA0">
      <w:pPr>
        <w:spacing w:after="0" w:line="240" w:lineRule="auto"/>
      </w:pPr>
      <w:r>
        <w:t xml:space="preserve">The targets perform the work outlined in the descriptions given in the listing above. Our </w:t>
      </w:r>
      <w:r>
        <w:rPr>
          <w:rFonts w:ascii="Droid Sans Mono" w:hAnsi="Droid Sans Mono"/>
          <w:b/>
          <w:color w:val="002060"/>
          <w:sz w:val="18"/>
          <w:rPrChange w:id="537" w:author="Author" w:date="2025-12-07T21:28:00Z" w16du:dateUtc="2025-12-08T05:28:00Z">
            <w:rPr>
              <w:rFonts w:ascii="Lucida Console" w:hAnsi="Lucida Console"/>
              <w:b/>
              <w:color w:val="002060"/>
              <w:sz w:val="18"/>
            </w:rPr>
          </w:rPrChange>
        </w:rPr>
        <w:t>build.xml</w:t>
      </w:r>
      <w:r>
        <w:t xml:space="preserve"> file in the Eclipse IDE looks like this:</w:t>
      </w:r>
    </w:p>
    <w:p w14:paraId="1B86B8ED" w14:textId="77777777" w:rsidR="00D8770C" w:rsidRDefault="00D8770C">
      <w:pPr>
        <w:spacing w:after="0" w:line="240" w:lineRule="auto"/>
      </w:pPr>
    </w:p>
    <w:p w14:paraId="401ACC4F" w14:textId="77777777" w:rsidR="00777450" w:rsidRDefault="00777450" w:rsidP="00741ABC">
      <w:pPr>
        <w:spacing w:after="0" w:line="240" w:lineRule="auto"/>
        <w:rPr>
          <w:del w:id="538" w:author="Author" w:date="2025-12-07T21:28:00Z" w16du:dateUtc="2025-12-08T05:28:00Z"/>
        </w:rPr>
      </w:pPr>
      <w:del w:id="539" w:author="Author" w:date="2025-12-07T21:28:00Z" w16du:dateUtc="2025-12-08T05:28:00Z">
        <w:r>
          <w:rPr>
            <w:noProof/>
          </w:rPr>
          <w:drawing>
            <wp:inline distT="0" distB="0" distL="0" distR="0" wp14:anchorId="5F1CCDCF" wp14:editId="6F10799B">
              <wp:extent cx="5943600" cy="2834640"/>
              <wp:effectExtent l="0" t="0" r="0" b="3810"/>
              <wp:docPr id="1801254426" name="Picture 180125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_Suppo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del>
    </w:p>
    <w:p w14:paraId="1A71260E" w14:textId="77777777" w:rsidR="00D8770C" w:rsidRDefault="00155DA0">
      <w:pPr>
        <w:spacing w:after="0" w:line="240" w:lineRule="auto"/>
        <w:rPr>
          <w:ins w:id="540" w:author="Author" w:date="2025-12-07T21:28:00Z" w16du:dateUtc="2025-12-08T05:28:00Z"/>
        </w:rPr>
      </w:pPr>
      <w:ins w:id="541" w:author="Author" w:date="2025-12-07T21:28:00Z" w16du:dateUtc="2025-12-08T05:28:00Z">
        <w:r>
          <w:rPr>
            <w:noProof/>
          </w:rPr>
          <w:drawing>
            <wp:inline distT="0" distB="0" distL="0" distR="0" wp14:anchorId="5A97E42A" wp14:editId="1018F2BB">
              <wp:extent cx="5943600" cy="28346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2834640"/>
                      </a:xfrm>
                      <a:prstGeom prst="rect">
                        <a:avLst/>
                      </a:prstGeom>
                      <a:ln/>
                    </pic:spPr>
                  </pic:pic>
                </a:graphicData>
              </a:graphic>
            </wp:inline>
          </w:drawing>
        </w:r>
      </w:ins>
    </w:p>
    <w:p w14:paraId="01CDA548" w14:textId="77777777" w:rsidR="00D8770C" w:rsidRDefault="00D8770C">
      <w:pPr>
        <w:spacing w:after="0" w:line="240" w:lineRule="auto"/>
      </w:pPr>
    </w:p>
    <w:p w14:paraId="494A657E" w14:textId="77777777" w:rsidR="00D8770C" w:rsidRDefault="00155DA0">
      <w:pPr>
        <w:spacing w:after="0" w:line="240" w:lineRule="auto"/>
      </w:pPr>
      <w:r>
        <w:t xml:space="preserve">Our Eclipse project structure is displayed in the left panel, the top center has the XML code for </w:t>
      </w:r>
      <w:r>
        <w:rPr>
          <w:rFonts w:ascii="Droid Sans Mono" w:hAnsi="Droid Sans Mono"/>
          <w:b/>
          <w:color w:val="002060"/>
          <w:sz w:val="18"/>
          <w:rPrChange w:id="542" w:author="Author" w:date="2025-12-07T21:28:00Z" w16du:dateUtc="2025-12-08T05:28:00Z">
            <w:rPr>
              <w:rFonts w:ascii="Lucida Console" w:hAnsi="Lucida Console"/>
              <w:b/>
              <w:color w:val="002060"/>
              <w:sz w:val="18"/>
            </w:rPr>
          </w:rPrChange>
        </w:rPr>
        <w:t>build.xml</w:t>
      </w:r>
      <w:r>
        <w:t>, the right-hand panel displays the ANT target structure, and the bottom center panel shows the console output for an ANT run executed within the IDE.</w:t>
      </w:r>
    </w:p>
    <w:p w14:paraId="46245E4E" w14:textId="77777777" w:rsidR="00D8770C" w:rsidRDefault="00D8770C">
      <w:pPr>
        <w:spacing w:after="0" w:line="240" w:lineRule="auto"/>
      </w:pPr>
    </w:p>
    <w:p w14:paraId="7C42A468" w14:textId="77585DE4" w:rsidR="00D8770C" w:rsidRDefault="00155DA0">
      <w:pPr>
        <w:spacing w:after="0" w:line="240" w:lineRule="auto"/>
      </w:pPr>
      <w:r>
        <w:t xml:space="preserve">Reviewing the </w:t>
      </w:r>
      <w:r>
        <w:rPr>
          <w:rFonts w:ascii="Droid Sans Mono" w:hAnsi="Droid Sans Mono"/>
          <w:b/>
          <w:color w:val="002060"/>
          <w:sz w:val="18"/>
          <w:rPrChange w:id="543" w:author="Author" w:date="2025-12-07T21:28:00Z" w16du:dateUtc="2025-12-08T05:28:00Z">
            <w:rPr>
              <w:rFonts w:ascii="Lucida Console" w:hAnsi="Lucida Console"/>
              <w:b/>
              <w:color w:val="002060"/>
              <w:sz w:val="18"/>
            </w:rPr>
          </w:rPrChange>
        </w:rPr>
        <w:t>build.xml</w:t>
      </w:r>
      <w:r>
        <w:t xml:space="preserve"> file and its execution logs </w:t>
      </w:r>
      <w:del w:id="544" w:author="Author" w:date="2025-12-07T21:28:00Z" w16du:dateUtc="2025-12-08T05:28:00Z">
        <w:r w:rsidR="00AA05EE">
          <w:delText>reveal</w:delText>
        </w:r>
      </w:del>
      <w:ins w:id="545" w:author="Author" w:date="2025-12-07T21:28:00Z" w16du:dateUtc="2025-12-08T05:28:00Z">
        <w:r>
          <w:t>reveals</w:t>
        </w:r>
      </w:ins>
      <w:r>
        <w:t xml:space="preserve"> these </w:t>
      </w:r>
      <w:del w:id="546" w:author="Author" w:date="2025-12-07T21:28:00Z" w16du:dateUtc="2025-12-08T05:28:00Z">
        <w:r w:rsidR="007C0AB7">
          <w:delText>attribute</w:delText>
        </w:r>
      </w:del>
      <w:ins w:id="547" w:author="Author" w:date="2025-12-07T21:28:00Z" w16du:dateUtc="2025-12-08T05:28:00Z">
        <w:r>
          <w:t>attributes</w:t>
        </w:r>
      </w:ins>
      <w:r>
        <w:t>:</w:t>
      </w:r>
    </w:p>
    <w:p w14:paraId="23AA3453" w14:textId="77777777" w:rsidR="00D8770C" w:rsidRDefault="00D8770C">
      <w:pPr>
        <w:spacing w:after="0" w:line="240" w:lineRule="auto"/>
      </w:pPr>
    </w:p>
    <w:p w14:paraId="53A62872" w14:textId="77777777" w:rsidR="00D8770C" w:rsidRDefault="00155DA0">
      <w:pPr>
        <w:numPr>
          <w:ilvl w:val="0"/>
          <w:numId w:val="3"/>
        </w:numPr>
        <w:pBdr>
          <w:top w:val="nil"/>
          <w:left w:val="nil"/>
          <w:bottom w:val="nil"/>
          <w:right w:val="nil"/>
          <w:between w:val="nil"/>
        </w:pBdr>
        <w:spacing w:after="0" w:line="240" w:lineRule="auto"/>
        <w:pPrChange w:id="548" w:author="Author" w:date="2025-12-07T21:28:00Z" w16du:dateUtc="2025-12-08T05:28:00Z">
          <w:pPr>
            <w:pStyle w:val="ListParagraph"/>
            <w:numPr>
              <w:numId w:val="20"/>
            </w:numPr>
            <w:spacing w:after="0" w:line="240" w:lineRule="auto"/>
            <w:ind w:hanging="360"/>
          </w:pPr>
        </w:pPrChange>
      </w:pPr>
      <w:r>
        <w:rPr>
          <w:color w:val="000000"/>
          <w:rPrChange w:id="549" w:author="Author" w:date="2025-12-07T21:28:00Z" w16du:dateUtc="2025-12-08T05:28:00Z">
            <w:rPr/>
          </w:rPrChange>
        </w:rPr>
        <w:lastRenderedPageBreak/>
        <w:t>Targets are orchestrated by mentioning dependencies, ANT works out the execution order.</w:t>
      </w:r>
    </w:p>
    <w:p w14:paraId="286A8484" w14:textId="77777777" w:rsidR="00D8770C" w:rsidRDefault="00155DA0">
      <w:pPr>
        <w:numPr>
          <w:ilvl w:val="0"/>
          <w:numId w:val="3"/>
        </w:numPr>
        <w:pBdr>
          <w:top w:val="nil"/>
          <w:left w:val="nil"/>
          <w:bottom w:val="nil"/>
          <w:right w:val="nil"/>
          <w:between w:val="nil"/>
        </w:pBdr>
        <w:spacing w:after="0" w:line="240" w:lineRule="auto"/>
        <w:pPrChange w:id="550" w:author="Author" w:date="2025-12-07T21:28:00Z" w16du:dateUtc="2025-12-08T05:28:00Z">
          <w:pPr>
            <w:pStyle w:val="ListParagraph"/>
            <w:numPr>
              <w:numId w:val="20"/>
            </w:numPr>
            <w:spacing w:after="0" w:line="240" w:lineRule="auto"/>
            <w:ind w:hanging="360"/>
          </w:pPr>
        </w:pPrChange>
      </w:pPr>
      <w:r>
        <w:rPr>
          <w:color w:val="000000"/>
          <w:rPrChange w:id="551" w:author="Author" w:date="2025-12-07T21:28:00Z" w16du:dateUtc="2025-12-08T05:28:00Z">
            <w:rPr/>
          </w:rPrChange>
        </w:rPr>
        <w:t>A target’s dependencies are executed before a target is executed (recursively.)</w:t>
      </w:r>
    </w:p>
    <w:p w14:paraId="196A9366" w14:textId="77777777" w:rsidR="00D8770C" w:rsidRDefault="00155DA0">
      <w:pPr>
        <w:numPr>
          <w:ilvl w:val="0"/>
          <w:numId w:val="3"/>
        </w:numPr>
        <w:pBdr>
          <w:top w:val="nil"/>
          <w:left w:val="nil"/>
          <w:bottom w:val="nil"/>
          <w:right w:val="nil"/>
          <w:between w:val="nil"/>
        </w:pBdr>
        <w:spacing w:after="0" w:line="240" w:lineRule="auto"/>
        <w:pPrChange w:id="552" w:author="Author" w:date="2025-12-07T21:28:00Z" w16du:dateUtc="2025-12-08T05:28:00Z">
          <w:pPr>
            <w:pStyle w:val="ListParagraph"/>
            <w:numPr>
              <w:numId w:val="20"/>
            </w:numPr>
            <w:spacing w:after="0" w:line="240" w:lineRule="auto"/>
            <w:ind w:hanging="360"/>
          </w:pPr>
        </w:pPrChange>
      </w:pPr>
      <w:r>
        <w:rPr>
          <w:color w:val="000000"/>
          <w:rPrChange w:id="553" w:author="Author" w:date="2025-12-07T21:28:00Z" w16du:dateUtc="2025-12-08T05:28:00Z">
            <w:rPr/>
          </w:rPrChange>
        </w:rPr>
        <w:t>A target required my multiple targets is only executed ONCE.</w:t>
      </w:r>
    </w:p>
    <w:p w14:paraId="28A5628F" w14:textId="77777777" w:rsidR="00D8770C" w:rsidRDefault="00155DA0">
      <w:pPr>
        <w:numPr>
          <w:ilvl w:val="0"/>
          <w:numId w:val="3"/>
        </w:numPr>
        <w:pBdr>
          <w:top w:val="nil"/>
          <w:left w:val="nil"/>
          <w:bottom w:val="nil"/>
          <w:right w:val="nil"/>
          <w:between w:val="nil"/>
        </w:pBdr>
        <w:spacing w:after="0" w:line="240" w:lineRule="auto"/>
        <w:pPrChange w:id="554" w:author="Author" w:date="2025-12-07T21:28:00Z" w16du:dateUtc="2025-12-08T05:28:00Z">
          <w:pPr>
            <w:pStyle w:val="ListParagraph"/>
            <w:numPr>
              <w:numId w:val="20"/>
            </w:numPr>
            <w:spacing w:after="0" w:line="240" w:lineRule="auto"/>
            <w:ind w:hanging="360"/>
          </w:pPr>
        </w:pPrChange>
      </w:pPr>
      <w:r>
        <w:rPr>
          <w:color w:val="000000"/>
          <w:rPrChange w:id="555" w:author="Author" w:date="2025-12-07T21:28:00Z" w16du:dateUtc="2025-12-08T05:28:00Z">
            <w:rPr/>
          </w:rPrChange>
        </w:rPr>
        <w:t>Targets are conditionally executed using the “if=” attribute.</w:t>
      </w:r>
    </w:p>
    <w:p w14:paraId="6BC2CBC2" w14:textId="77777777" w:rsidR="00D8770C" w:rsidRDefault="00155DA0">
      <w:pPr>
        <w:numPr>
          <w:ilvl w:val="0"/>
          <w:numId w:val="3"/>
        </w:numPr>
        <w:pBdr>
          <w:top w:val="nil"/>
          <w:left w:val="nil"/>
          <w:bottom w:val="nil"/>
          <w:right w:val="nil"/>
          <w:between w:val="nil"/>
        </w:pBdr>
        <w:spacing w:after="0" w:line="240" w:lineRule="auto"/>
        <w:pPrChange w:id="556" w:author="Author" w:date="2025-12-07T21:28:00Z" w16du:dateUtc="2025-12-08T05:28:00Z">
          <w:pPr>
            <w:pStyle w:val="ListParagraph"/>
            <w:numPr>
              <w:numId w:val="20"/>
            </w:numPr>
            <w:spacing w:after="0" w:line="240" w:lineRule="auto"/>
            <w:ind w:hanging="360"/>
          </w:pPr>
        </w:pPrChange>
      </w:pPr>
      <w:r>
        <w:rPr>
          <w:color w:val="000000"/>
          <w:rPrChange w:id="557" w:author="Author" w:date="2025-12-07T21:28:00Z" w16du:dateUtc="2025-12-08T05:28:00Z">
            <w:rPr/>
          </w:rPrChange>
        </w:rPr>
        <w:t>Targets are multiply executed with parameters using ANTCALL.</w:t>
      </w:r>
    </w:p>
    <w:p w14:paraId="2B0FBA14" w14:textId="77777777" w:rsidR="00D8770C" w:rsidRDefault="00D8770C">
      <w:pPr>
        <w:spacing w:after="0" w:line="240" w:lineRule="auto"/>
      </w:pPr>
    </w:p>
    <w:p w14:paraId="15625AA0" w14:textId="39A3CA66" w:rsidR="00D8770C" w:rsidRDefault="00155DA0">
      <w:pPr>
        <w:spacing w:after="0" w:line="240" w:lineRule="auto"/>
      </w:pPr>
      <w:r>
        <w:t>We have created separate parameterized “modules” for the interpolation and generation tasks that are imported into the main build script (</w:t>
      </w:r>
      <w:r>
        <w:rPr>
          <w:rFonts w:ascii="Droid Sans Mono" w:hAnsi="Droid Sans Mono"/>
          <w:b/>
          <w:color w:val="002060"/>
          <w:sz w:val="18"/>
          <w:rPrChange w:id="558" w:author="Author" w:date="2025-12-07T21:28:00Z" w16du:dateUtc="2025-12-08T05:28:00Z">
            <w:rPr>
              <w:rFonts w:ascii="Lucida Console" w:hAnsi="Lucida Console"/>
              <w:b/>
              <w:color w:val="002060"/>
              <w:sz w:val="18"/>
            </w:rPr>
          </w:rPrChange>
        </w:rPr>
        <w:t>build.xml</w:t>
      </w:r>
      <w:r>
        <w:t xml:space="preserve">). The project Eclipse structure shown in the left panel has our build scripts in folder </w:t>
      </w:r>
      <w:r>
        <w:rPr>
          <w:rFonts w:ascii="Droid Sans Mono" w:hAnsi="Droid Sans Mono"/>
          <w:b/>
          <w:i/>
          <w:color w:val="002060"/>
          <w:sz w:val="18"/>
          <w:rPrChange w:id="559" w:author="Author" w:date="2025-12-07T21:28:00Z" w16du:dateUtc="2025-12-08T05:28:00Z">
            <w:rPr>
              <w:rFonts w:ascii="Lucida Console" w:hAnsi="Lucida Console"/>
              <w:b/>
              <w:i/>
              <w:color w:val="002060"/>
              <w:sz w:val="18"/>
            </w:rPr>
          </w:rPrChange>
        </w:rPr>
        <w:t>builder</w:t>
      </w:r>
      <w:r>
        <w:t xml:space="preserve">, our source template files in </w:t>
      </w:r>
      <w:r>
        <w:rPr>
          <w:rFonts w:ascii="Droid Sans Mono" w:hAnsi="Droid Sans Mono"/>
          <w:b/>
          <w:i/>
          <w:color w:val="002060"/>
          <w:sz w:val="18"/>
          <w:rPrChange w:id="560" w:author="Author" w:date="2025-12-07T21:28:00Z" w16du:dateUtc="2025-12-08T05:28:00Z">
            <w:rPr>
              <w:rFonts w:ascii="Lucida Console" w:hAnsi="Lucida Console"/>
              <w:b/>
              <w:i/>
              <w:color w:val="002060"/>
              <w:sz w:val="18"/>
            </w:rPr>
          </w:rPrChange>
        </w:rPr>
        <w:t>gen_source</w:t>
      </w:r>
      <w:r>
        <w:t xml:space="preserve">, our immutable files in </w:t>
      </w:r>
      <w:r>
        <w:rPr>
          <w:rFonts w:ascii="Droid Sans Mono" w:hAnsi="Droid Sans Mono"/>
          <w:b/>
          <w:i/>
          <w:color w:val="002060"/>
          <w:sz w:val="18"/>
          <w:rPrChange w:id="561" w:author="Author" w:date="2025-12-07T21:28:00Z" w16du:dateUtc="2025-12-08T05:28:00Z">
            <w:rPr>
              <w:rFonts w:ascii="Lucida Console" w:hAnsi="Lucida Console"/>
              <w:b/>
              <w:i/>
              <w:color w:val="002060"/>
              <w:sz w:val="18"/>
            </w:rPr>
          </w:rPrChange>
        </w:rPr>
        <w:t>gen_immutable</w:t>
      </w:r>
      <w:r>
        <w:t xml:space="preserve">, and the resulting processed files are placed in </w:t>
      </w:r>
      <w:r>
        <w:rPr>
          <w:rFonts w:ascii="Droid Sans Mono" w:hAnsi="Droid Sans Mono"/>
          <w:b/>
          <w:i/>
          <w:color w:val="002060"/>
          <w:sz w:val="18"/>
          <w:rPrChange w:id="562" w:author="Author" w:date="2025-12-07T21:28:00Z" w16du:dateUtc="2025-12-08T05:28:00Z">
            <w:rPr>
              <w:rFonts w:ascii="Lucida Console" w:hAnsi="Lucida Console"/>
              <w:b/>
              <w:i/>
              <w:color w:val="002060"/>
              <w:sz w:val="18"/>
            </w:rPr>
          </w:rPrChange>
        </w:rPr>
        <w:t>gen_target</w:t>
      </w:r>
      <w:r>
        <w:t xml:space="preserve">. We use two kinds of template files: ANT interpolation with extension </w:t>
      </w:r>
      <w:r>
        <w:rPr>
          <w:i/>
        </w:rPr>
        <w:t>“. apl</w:t>
      </w:r>
      <w:r>
        <w:t xml:space="preserve">” and Freemarker generation with extension </w:t>
      </w:r>
      <w:r>
        <w:rPr>
          <w:i/>
        </w:rPr>
        <w:t>“. tpl</w:t>
      </w:r>
      <w:r>
        <w:t>”.</w:t>
      </w:r>
    </w:p>
    <w:p w14:paraId="793B58EE" w14:textId="77777777" w:rsidR="00D8770C" w:rsidRDefault="00D8770C">
      <w:pPr>
        <w:spacing w:after="0" w:line="240" w:lineRule="auto"/>
      </w:pPr>
    </w:p>
    <w:p w14:paraId="74CF9420" w14:textId="77777777" w:rsidR="00D8770C" w:rsidRDefault="00155DA0">
      <w:pPr>
        <w:spacing w:after="0" w:line="240" w:lineRule="auto"/>
      </w:pPr>
      <w:r>
        <w:t>The build script is parameterized by three Java properties files (dictionaries with key-value pairs.) The property definition hierarchy for a build execution is:</w:t>
      </w:r>
    </w:p>
    <w:p w14:paraId="5A727E98" w14:textId="77777777" w:rsidR="00D8770C" w:rsidRDefault="00D8770C">
      <w:pPr>
        <w:spacing w:after="0" w:line="240" w:lineRule="auto"/>
      </w:pPr>
    </w:p>
    <w:p w14:paraId="756F6781" w14:textId="77777777" w:rsidR="00D8770C" w:rsidRDefault="00155DA0">
      <w:pPr>
        <w:numPr>
          <w:ilvl w:val="0"/>
          <w:numId w:val="5"/>
        </w:numPr>
        <w:pBdr>
          <w:top w:val="nil"/>
          <w:left w:val="nil"/>
          <w:bottom w:val="nil"/>
          <w:right w:val="nil"/>
          <w:between w:val="nil"/>
        </w:pBdr>
        <w:spacing w:after="0" w:line="240" w:lineRule="auto"/>
        <w:pPrChange w:id="563" w:author="Author" w:date="2025-12-07T21:28:00Z" w16du:dateUtc="2025-12-08T05:28:00Z">
          <w:pPr>
            <w:pStyle w:val="ListParagraph"/>
            <w:numPr>
              <w:numId w:val="21"/>
            </w:numPr>
            <w:spacing w:after="0" w:line="240" w:lineRule="auto"/>
            <w:ind w:left="767" w:hanging="360"/>
          </w:pPr>
        </w:pPrChange>
      </w:pPr>
      <w:r>
        <w:rPr>
          <w:color w:val="000000"/>
          <w:rPrChange w:id="564" w:author="Author" w:date="2025-12-07T21:28:00Z" w16du:dateUtc="2025-12-08T05:28:00Z">
            <w:rPr/>
          </w:rPrChange>
        </w:rPr>
        <w:t xml:space="preserve">Define </w:t>
      </w:r>
      <w:r>
        <w:rPr>
          <w:color w:val="000000"/>
          <w:rPrChange w:id="565" w:author="Author" w:date="2025-12-07T21:28:00Z" w16du:dateUtc="2025-12-08T05:28:00Z">
            <w:rPr>
              <w:i/>
            </w:rPr>
          </w:rPrChange>
        </w:rPr>
        <w:t>build.properties</w:t>
      </w:r>
      <w:r>
        <w:rPr>
          <w:color w:val="000000"/>
          <w:rPrChange w:id="566" w:author="Author" w:date="2025-12-07T21:28:00Z" w16du:dateUtc="2025-12-08T05:28:00Z">
            <w:rPr/>
          </w:rPrChange>
        </w:rPr>
        <w:t>,</w:t>
      </w:r>
    </w:p>
    <w:p w14:paraId="4DE2BB58" w14:textId="77777777" w:rsidR="00D8770C" w:rsidRDefault="00155DA0">
      <w:pPr>
        <w:numPr>
          <w:ilvl w:val="0"/>
          <w:numId w:val="5"/>
        </w:numPr>
        <w:pBdr>
          <w:top w:val="nil"/>
          <w:left w:val="nil"/>
          <w:bottom w:val="nil"/>
          <w:right w:val="nil"/>
          <w:between w:val="nil"/>
        </w:pBdr>
        <w:spacing w:after="0" w:line="240" w:lineRule="auto"/>
        <w:pPrChange w:id="567" w:author="Author" w:date="2025-12-07T21:28:00Z" w16du:dateUtc="2025-12-08T05:28:00Z">
          <w:pPr>
            <w:pStyle w:val="ListParagraph"/>
            <w:numPr>
              <w:numId w:val="21"/>
            </w:numPr>
            <w:spacing w:after="0" w:line="240" w:lineRule="auto"/>
            <w:ind w:left="767" w:hanging="360"/>
          </w:pPr>
        </w:pPrChange>
      </w:pPr>
      <w:r>
        <w:rPr>
          <w:color w:val="000000"/>
          <w:rPrChange w:id="568" w:author="Author" w:date="2025-12-07T21:28:00Z" w16du:dateUtc="2025-12-08T05:28:00Z">
            <w:rPr/>
          </w:rPrChange>
        </w:rPr>
        <w:t xml:space="preserve">Define </w:t>
      </w:r>
      <w:r>
        <w:rPr>
          <w:color w:val="000000"/>
          <w:rPrChange w:id="569" w:author="Author" w:date="2025-12-07T21:28:00Z" w16du:dateUtc="2025-12-08T05:28:00Z">
            <w:rPr>
              <w:i/>
            </w:rPr>
          </w:rPrChange>
        </w:rPr>
        <w:t>target_defs.properties</w:t>
      </w:r>
    </w:p>
    <w:p w14:paraId="0E3A0600" w14:textId="77777777" w:rsidR="00D8770C" w:rsidRDefault="00155DA0">
      <w:pPr>
        <w:numPr>
          <w:ilvl w:val="0"/>
          <w:numId w:val="5"/>
        </w:numPr>
        <w:pBdr>
          <w:top w:val="nil"/>
          <w:left w:val="nil"/>
          <w:bottom w:val="nil"/>
          <w:right w:val="nil"/>
          <w:between w:val="nil"/>
        </w:pBdr>
        <w:spacing w:after="0" w:line="240" w:lineRule="auto"/>
        <w:pPrChange w:id="570" w:author="Author" w:date="2025-12-07T21:28:00Z" w16du:dateUtc="2025-12-08T05:28:00Z">
          <w:pPr>
            <w:pStyle w:val="ListParagraph"/>
            <w:numPr>
              <w:numId w:val="21"/>
            </w:numPr>
            <w:spacing w:after="0" w:line="240" w:lineRule="auto"/>
            <w:ind w:left="767" w:hanging="360"/>
          </w:pPr>
        </w:pPrChange>
      </w:pPr>
      <w:r>
        <w:rPr>
          <w:color w:val="000000"/>
          <w:rPrChange w:id="571" w:author="Author" w:date="2025-12-07T21:28:00Z" w16du:dateUtc="2025-12-08T05:28:00Z">
            <w:rPr/>
          </w:rPrChange>
        </w:rPr>
        <w:t xml:space="preserve">Define </w:t>
      </w:r>
      <w:r>
        <w:rPr>
          <w:color w:val="000000"/>
          <w:rPrChange w:id="572" w:author="Author" w:date="2025-12-07T21:28:00Z" w16du:dateUtc="2025-12-08T05:28:00Z">
            <w:rPr>
              <w:i/>
            </w:rPr>
          </w:rPrChange>
        </w:rPr>
        <w:t>shared_defs.properties</w:t>
      </w:r>
    </w:p>
    <w:p w14:paraId="6304D81C" w14:textId="77777777" w:rsidR="00D8770C" w:rsidRDefault="00D8770C">
      <w:pPr>
        <w:spacing w:after="0" w:line="240" w:lineRule="auto"/>
      </w:pPr>
    </w:p>
    <w:p w14:paraId="4BE38728" w14:textId="77777777" w:rsidR="00D8770C" w:rsidRDefault="00155DA0">
      <w:pPr>
        <w:spacing w:after="0" w:line="240" w:lineRule="auto"/>
      </w:pPr>
      <w:r>
        <w:rPr>
          <w:rPrChange w:id="573" w:author="Author" w:date="2025-12-07T21:28:00Z" w16du:dateUtc="2025-12-08T05:28:00Z">
            <w:rPr>
              <w:i/>
            </w:rPr>
          </w:rPrChange>
        </w:rPr>
        <w:t>Shared properties</w:t>
      </w:r>
      <w:r>
        <w:t xml:space="preserve"> are the most common, and they are overridden or augmented by the target properties. Target properties are usually deployment target specific. Finally, the build properties focus on build-specific issues and override all other properties.</w:t>
      </w:r>
    </w:p>
    <w:p w14:paraId="72C4F354" w14:textId="77777777" w:rsidR="00D8770C" w:rsidRDefault="00D8770C">
      <w:pPr>
        <w:spacing w:after="0" w:line="240" w:lineRule="auto"/>
      </w:pPr>
    </w:p>
    <w:p w14:paraId="08B7C9A4" w14:textId="77777777" w:rsidR="00D8770C" w:rsidRDefault="00155DA0">
      <w:pPr>
        <w:pStyle w:val="Heading2"/>
        <w:spacing w:before="0" w:line="240" w:lineRule="auto"/>
      </w:pPr>
      <w:r>
        <w:t>Target Environment Differences</w:t>
      </w:r>
    </w:p>
    <w:p w14:paraId="0DBF5041" w14:textId="77777777" w:rsidR="00D8770C" w:rsidRDefault="00D8770C">
      <w:pPr>
        <w:spacing w:after="0" w:line="240" w:lineRule="auto"/>
      </w:pPr>
    </w:p>
    <w:p w14:paraId="7F767F83" w14:textId="1416DE61" w:rsidR="00D8770C" w:rsidRDefault="00155DA0">
      <w:pPr>
        <w:spacing w:after="0" w:line="240" w:lineRule="auto"/>
      </w:pPr>
      <w:r>
        <w:t xml:space="preserve">The file differences between target environments </w:t>
      </w:r>
      <w:del w:id="574" w:author="Author" w:date="2025-12-07T21:28:00Z" w16du:dateUtc="2025-12-08T05:28:00Z">
        <w:r w:rsidR="005A3466">
          <w:delText>are</w:delText>
        </w:r>
      </w:del>
      <w:ins w:id="575" w:author="Author" w:date="2025-12-07T21:28:00Z" w16du:dateUtc="2025-12-08T05:28:00Z">
        <w:r>
          <w:t>is</w:t>
        </w:r>
      </w:ins>
      <w:r>
        <w:t xml:space="preserve"> shown in this file comparison application:</w:t>
      </w:r>
    </w:p>
    <w:p w14:paraId="0006C3BF" w14:textId="77777777" w:rsidR="00D8770C" w:rsidRDefault="00D8770C">
      <w:pPr>
        <w:spacing w:after="0" w:line="240" w:lineRule="auto"/>
      </w:pPr>
    </w:p>
    <w:p w14:paraId="4C5DEE1A" w14:textId="77777777" w:rsidR="00776687" w:rsidRDefault="00776687" w:rsidP="00741ABC">
      <w:pPr>
        <w:spacing w:after="0" w:line="240" w:lineRule="auto"/>
        <w:rPr>
          <w:del w:id="576" w:author="Author" w:date="2025-12-07T21:28:00Z" w16du:dateUtc="2025-12-08T05:28:00Z"/>
        </w:rPr>
      </w:pPr>
      <w:del w:id="577" w:author="Author" w:date="2025-12-07T21:28:00Z" w16du:dateUtc="2025-12-08T05:28:00Z">
        <w:r>
          <w:rPr>
            <w:noProof/>
          </w:rPr>
          <w:drawing>
            <wp:inline distT="0" distB="0" distL="0" distR="0" wp14:anchorId="4A84447F" wp14:editId="4F4488F0">
              <wp:extent cx="5943600" cy="1052830"/>
              <wp:effectExtent l="0" t="0" r="0" b="0"/>
              <wp:docPr id="345154845" name="Picture 34515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Differenc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052830"/>
                      </a:xfrm>
                      <a:prstGeom prst="rect">
                        <a:avLst/>
                      </a:prstGeom>
                    </pic:spPr>
                  </pic:pic>
                </a:graphicData>
              </a:graphic>
            </wp:inline>
          </w:drawing>
        </w:r>
      </w:del>
    </w:p>
    <w:p w14:paraId="1E90334E" w14:textId="77777777" w:rsidR="00D8770C" w:rsidRDefault="00155DA0">
      <w:pPr>
        <w:spacing w:after="0" w:line="240" w:lineRule="auto"/>
        <w:rPr>
          <w:ins w:id="578" w:author="Author" w:date="2025-12-07T21:28:00Z" w16du:dateUtc="2025-12-08T05:28:00Z"/>
        </w:rPr>
      </w:pPr>
      <w:ins w:id="579" w:author="Author" w:date="2025-12-07T21:28:00Z" w16du:dateUtc="2025-12-08T05:28:00Z">
        <w:r>
          <w:rPr>
            <w:noProof/>
          </w:rPr>
          <w:drawing>
            <wp:inline distT="0" distB="0" distL="0" distR="0" wp14:anchorId="2824B0C0" wp14:editId="229D6DCC">
              <wp:extent cx="5943600" cy="105283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052830"/>
                      </a:xfrm>
                      <a:prstGeom prst="rect">
                        <a:avLst/>
                      </a:prstGeom>
                      <a:ln/>
                    </pic:spPr>
                  </pic:pic>
                </a:graphicData>
              </a:graphic>
            </wp:inline>
          </w:drawing>
        </w:r>
      </w:ins>
    </w:p>
    <w:p w14:paraId="1D0D04AA" w14:textId="77777777" w:rsidR="00D8770C" w:rsidRDefault="00D8770C">
      <w:pPr>
        <w:spacing w:after="0" w:line="240" w:lineRule="auto"/>
      </w:pPr>
    </w:p>
    <w:p w14:paraId="1778C042" w14:textId="77777777" w:rsidR="00D8770C" w:rsidRDefault="00155DA0">
      <w:pPr>
        <w:spacing w:after="0" w:line="240" w:lineRule="auto"/>
      </w:pPr>
      <w:r>
        <w:t xml:space="preserve">The files in red have different content. Note that the file </w:t>
      </w:r>
      <w:r>
        <w:rPr>
          <w:rFonts w:ascii="Droid Sans Mono" w:hAnsi="Droid Sans Mono"/>
          <w:b/>
          <w:color w:val="002060"/>
          <w:sz w:val="18"/>
          <w:rPrChange w:id="580" w:author="Author" w:date="2025-12-07T21:28:00Z" w16du:dateUtc="2025-12-08T05:28:00Z">
            <w:rPr>
              <w:rFonts w:ascii="Lucida Console" w:hAnsi="Lucida Console"/>
              <w:b/>
              <w:color w:val="002060"/>
              <w:sz w:val="18"/>
            </w:rPr>
          </w:rPrChange>
        </w:rPr>
        <w:t>prod_</w:t>
      </w:r>
      <w:proofErr w:type="gramStart"/>
      <w:r>
        <w:rPr>
          <w:rFonts w:ascii="Droid Sans Mono" w:hAnsi="Droid Sans Mono"/>
          <w:b/>
          <w:color w:val="002060"/>
          <w:sz w:val="18"/>
          <w:rPrChange w:id="581" w:author="Author" w:date="2025-12-07T21:28:00Z" w16du:dateUtc="2025-12-08T05:28:00Z">
            <w:rPr>
              <w:rFonts w:ascii="Lucida Console" w:hAnsi="Lucida Console"/>
              <w:b/>
              <w:color w:val="002060"/>
              <w:sz w:val="18"/>
            </w:rPr>
          </w:rPrChange>
        </w:rPr>
        <w:t>token.json</w:t>
      </w:r>
      <w:proofErr w:type="gramEnd"/>
      <w:r>
        <w:t xml:space="preserve"> is only generated for the production target.</w:t>
      </w:r>
    </w:p>
    <w:p w14:paraId="0E7456EE" w14:textId="77777777" w:rsidR="00D8770C" w:rsidRDefault="00D8770C">
      <w:pPr>
        <w:spacing w:after="0" w:line="240" w:lineRule="auto"/>
      </w:pPr>
    </w:p>
    <w:p w14:paraId="2037AFB8" w14:textId="77777777" w:rsidR="00D8770C" w:rsidRDefault="00155DA0">
      <w:pPr>
        <w:pStyle w:val="Heading2"/>
        <w:spacing w:before="0" w:line="240" w:lineRule="auto"/>
      </w:pPr>
      <w:r>
        <w:t>Sample Hive Generation Differences</w:t>
      </w:r>
    </w:p>
    <w:p w14:paraId="135CF5B8" w14:textId="77777777" w:rsidR="00D8770C" w:rsidRDefault="00D8770C">
      <w:pPr>
        <w:spacing w:after="0" w:line="240" w:lineRule="auto"/>
      </w:pPr>
    </w:p>
    <w:p w14:paraId="704B5F72" w14:textId="13463FFF" w:rsidR="00D8770C" w:rsidRDefault="00155DA0">
      <w:r>
        <w:t xml:space="preserve">Hive uses </w:t>
      </w:r>
      <w:r>
        <w:rPr>
          <w:i/>
        </w:rPr>
        <w:t>hive variables</w:t>
      </w:r>
      <w:r>
        <w:t xml:space="preserve"> supporting interpolation in the input </w:t>
      </w:r>
      <w:del w:id="582" w:author="Author" w:date="2025-12-07T21:28:00Z" w16du:dateUtc="2025-12-08T05:28:00Z">
        <w:r w:rsidR="009F6414" w:rsidRPr="009F6414">
          <w:rPr>
            <w:i/>
          </w:rPr>
          <w:delText>HQL</w:delText>
        </w:r>
        <w:r w:rsidR="009F6414">
          <w:delText xml:space="preserve"> file</w:delText>
        </w:r>
      </w:del>
      <w:ins w:id="583" w:author="Author" w:date="2025-12-07T21:28:00Z" w16du:dateUtc="2025-12-08T05:28:00Z">
        <w:r>
          <w:t>template</w:t>
        </w:r>
      </w:ins>
      <w:r>
        <w:t xml:space="preserve">. We </w:t>
      </w:r>
      <w:proofErr w:type="gramStart"/>
      <w:r>
        <w:t>are able to</w:t>
      </w:r>
      <w:proofErr w:type="gramEnd"/>
      <w:r>
        <w:t xml:space="preserve"> use our generator, with a unique interpolation request format, to process the template interpolation requests.</w:t>
      </w:r>
    </w:p>
    <w:p w14:paraId="0911E731" w14:textId="77777777" w:rsidR="00776687" w:rsidRDefault="00776687" w:rsidP="00741ABC">
      <w:pPr>
        <w:spacing w:after="0" w:line="240" w:lineRule="auto"/>
        <w:rPr>
          <w:del w:id="584" w:author="Author" w:date="2025-12-07T21:28:00Z" w16du:dateUtc="2025-12-08T05:28:00Z"/>
        </w:rPr>
      </w:pPr>
      <w:del w:id="585" w:author="Author" w:date="2025-12-07T21:28:00Z" w16du:dateUtc="2025-12-08T05:28:00Z">
        <w:r>
          <w:rPr>
            <w:noProof/>
          </w:rPr>
          <w:lastRenderedPageBreak/>
          <w:drawing>
            <wp:inline distT="0" distB="0" distL="0" distR="0" wp14:anchorId="0EDEF634" wp14:editId="1A97F399">
              <wp:extent cx="5943600" cy="1473200"/>
              <wp:effectExtent l="0" t="0" r="0" b="0"/>
              <wp:docPr id="551281246" name="Picture 55128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veVarDiff.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73200"/>
                      </a:xfrm>
                      <a:prstGeom prst="rect">
                        <a:avLst/>
                      </a:prstGeom>
                    </pic:spPr>
                  </pic:pic>
                </a:graphicData>
              </a:graphic>
            </wp:inline>
          </w:drawing>
        </w:r>
      </w:del>
    </w:p>
    <w:p w14:paraId="16997CD2" w14:textId="77777777" w:rsidR="00D8770C" w:rsidRDefault="00155DA0">
      <w:pPr>
        <w:spacing w:after="0" w:line="240" w:lineRule="auto"/>
        <w:rPr>
          <w:ins w:id="586" w:author="Author" w:date="2025-12-07T21:28:00Z" w16du:dateUtc="2025-12-08T05:28:00Z"/>
        </w:rPr>
      </w:pPr>
      <w:ins w:id="587" w:author="Author" w:date="2025-12-07T21:28:00Z" w16du:dateUtc="2025-12-08T05:28:00Z">
        <w:r>
          <w:rPr>
            <w:noProof/>
          </w:rPr>
          <w:drawing>
            <wp:inline distT="0" distB="0" distL="0" distR="0" wp14:anchorId="0C89FFDB" wp14:editId="252938BF">
              <wp:extent cx="5943600" cy="147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1473200"/>
                      </a:xfrm>
                      <a:prstGeom prst="rect">
                        <a:avLst/>
                      </a:prstGeom>
                      <a:ln/>
                    </pic:spPr>
                  </pic:pic>
                </a:graphicData>
              </a:graphic>
            </wp:inline>
          </w:drawing>
        </w:r>
      </w:ins>
    </w:p>
    <w:p w14:paraId="1956470E" w14:textId="77777777" w:rsidR="00D8770C" w:rsidRDefault="00D8770C">
      <w:pPr>
        <w:spacing w:after="0" w:line="240" w:lineRule="auto"/>
      </w:pPr>
    </w:p>
    <w:p w14:paraId="1DF0917F" w14:textId="77777777" w:rsidR="00D8770C" w:rsidRDefault="00155DA0">
      <w:pPr>
        <w:spacing w:after="0" w:line="240" w:lineRule="auto"/>
      </w:pPr>
      <w:r>
        <w:t>As shown above, we can also inject values like the current date and time, and we can perform selective interpolation based on conditions.</w:t>
      </w:r>
    </w:p>
    <w:p w14:paraId="310A6B76" w14:textId="77777777" w:rsidR="00D8770C" w:rsidRDefault="00D8770C">
      <w:pPr>
        <w:spacing w:after="0" w:line="240" w:lineRule="auto"/>
      </w:pPr>
    </w:p>
    <w:p w14:paraId="77C95BCA" w14:textId="77777777" w:rsidR="00D8770C" w:rsidRDefault="00155DA0">
      <w:pPr>
        <w:pStyle w:val="Heading2"/>
        <w:spacing w:before="0" w:line="240" w:lineRule="auto"/>
      </w:pPr>
      <w:r>
        <w:t>Complex Template Generation</w:t>
      </w:r>
    </w:p>
    <w:p w14:paraId="02D350FE" w14:textId="77777777" w:rsidR="00D8770C" w:rsidRDefault="00D8770C">
      <w:pPr>
        <w:spacing w:after="0" w:line="240" w:lineRule="auto"/>
      </w:pPr>
    </w:p>
    <w:p w14:paraId="7FD6D671" w14:textId="5268EBBA" w:rsidR="00D8770C" w:rsidRDefault="00155DA0">
      <w:pPr>
        <w:spacing w:after="0" w:line="240" w:lineRule="auto"/>
      </w:pPr>
      <w:r>
        <w:rPr>
          <w:rPrChange w:id="588" w:author="Author" w:date="2025-12-07T21:28:00Z" w16du:dateUtc="2025-12-08T05:28:00Z">
            <w:rPr>
              <w:i/>
            </w:rPr>
          </w:rPrChange>
        </w:rPr>
        <w:t>Freemarker</w:t>
      </w:r>
      <w:r>
        <w:t xml:space="preserve"> allows us to generate complex output simply</w:t>
      </w:r>
      <w:del w:id="589" w:author="Author" w:date="2025-12-07T21:28:00Z" w16du:dateUtc="2025-12-08T05:28:00Z">
        <w:r w:rsidR="009F6414" w:rsidRPr="009F6414">
          <w:delText xml:space="preserve"> without writing a Bash program</w:delText>
        </w:r>
        <w:r w:rsidR="00611723">
          <w:delText>.</w:delText>
        </w:r>
      </w:del>
      <w:ins w:id="590" w:author="Author" w:date="2025-12-07T21:28:00Z" w16du:dateUtc="2025-12-08T05:28:00Z">
        <w:r>
          <w:t>.</w:t>
        </w:r>
      </w:ins>
      <w:r>
        <w:t xml:space="preserve"> Here is the generated hive query file </w:t>
      </w:r>
      <w:proofErr w:type="spellStart"/>
      <w:r>
        <w:rPr>
          <w:rFonts w:ascii="Droid Sans Mono" w:hAnsi="Droid Sans Mono"/>
          <w:b/>
          <w:color w:val="002060"/>
          <w:sz w:val="18"/>
          <w:rPrChange w:id="591" w:author="Author" w:date="2025-12-07T21:28:00Z" w16du:dateUtc="2025-12-08T05:28:00Z">
            <w:rPr>
              <w:rFonts w:ascii="Lucida Console" w:hAnsi="Lucida Console"/>
              <w:b/>
              <w:color w:val="002060"/>
              <w:sz w:val="18"/>
            </w:rPr>
          </w:rPrChange>
        </w:rPr>
        <w:t>hive_query.hql</w:t>
      </w:r>
      <w:proofErr w:type="spellEnd"/>
      <w:r>
        <w:t xml:space="preserve"> (note the import of </w:t>
      </w:r>
      <w:proofErr w:type="spellStart"/>
      <w:r>
        <w:rPr>
          <w:rFonts w:ascii="Droid Sans Mono" w:hAnsi="Droid Sans Mono"/>
          <w:b/>
          <w:color w:val="002060"/>
          <w:sz w:val="18"/>
          <w:rPrChange w:id="592" w:author="Author" w:date="2025-12-07T21:28:00Z" w16du:dateUtc="2025-12-08T05:28:00Z">
            <w:rPr>
              <w:rFonts w:ascii="Lucida Console" w:hAnsi="Lucida Console"/>
              <w:b/>
              <w:color w:val="002060"/>
              <w:sz w:val="18"/>
            </w:rPr>
          </w:rPrChange>
        </w:rPr>
        <w:t>hive_vars.hql</w:t>
      </w:r>
      <w:proofErr w:type="spellEnd"/>
      <w:r>
        <w:t>.):</w:t>
      </w:r>
    </w:p>
    <w:p w14:paraId="1E2832C9" w14:textId="77777777" w:rsidR="00E90F00" w:rsidRDefault="00776687" w:rsidP="00741ABC">
      <w:pPr>
        <w:spacing w:after="0" w:line="240" w:lineRule="auto"/>
        <w:rPr>
          <w:del w:id="593" w:author="Author" w:date="2025-12-07T21:28:00Z" w16du:dateUtc="2025-12-08T05:28:00Z"/>
        </w:rPr>
      </w:pPr>
      <w:del w:id="594" w:author="Author" w:date="2025-12-07T21:28:00Z" w16du:dateUtc="2025-12-08T05:28:00Z">
        <w:r>
          <w:rPr>
            <w:noProof/>
          </w:rPr>
          <w:drawing>
            <wp:inline distT="0" distB="0" distL="0" distR="0" wp14:anchorId="0731184C" wp14:editId="017DD5D5">
              <wp:extent cx="5943600" cy="2822575"/>
              <wp:effectExtent l="0" t="0" r="0" b="0"/>
              <wp:docPr id="724519301" name="Picture 72451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veQueryDiff.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22575"/>
                      </a:xfrm>
                      <a:prstGeom prst="rect">
                        <a:avLst/>
                      </a:prstGeom>
                    </pic:spPr>
                  </pic:pic>
                </a:graphicData>
              </a:graphic>
            </wp:inline>
          </w:drawing>
        </w:r>
      </w:del>
    </w:p>
    <w:p w14:paraId="6FEDB9C4" w14:textId="77777777" w:rsidR="00D8770C" w:rsidRDefault="00155DA0">
      <w:pPr>
        <w:spacing w:after="0" w:line="240" w:lineRule="auto"/>
        <w:rPr>
          <w:ins w:id="595" w:author="Author" w:date="2025-12-07T21:28:00Z" w16du:dateUtc="2025-12-08T05:28:00Z"/>
        </w:rPr>
      </w:pPr>
      <w:ins w:id="596" w:author="Author" w:date="2025-12-07T21:28:00Z" w16du:dateUtc="2025-12-08T05:28:00Z">
        <w:r>
          <w:rPr>
            <w:noProof/>
          </w:rPr>
          <w:drawing>
            <wp:inline distT="0" distB="0" distL="0" distR="0" wp14:anchorId="3972B61A" wp14:editId="00C0DE90">
              <wp:extent cx="5943600" cy="2822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2822575"/>
                      </a:xfrm>
                      <a:prstGeom prst="rect">
                        <a:avLst/>
                      </a:prstGeom>
                      <a:ln/>
                    </pic:spPr>
                  </pic:pic>
                </a:graphicData>
              </a:graphic>
            </wp:inline>
          </w:drawing>
        </w:r>
      </w:ins>
    </w:p>
    <w:p w14:paraId="0DFC89C5" w14:textId="77777777" w:rsidR="00D8770C" w:rsidRDefault="00D8770C">
      <w:pPr>
        <w:spacing w:after="0" w:line="240" w:lineRule="auto"/>
      </w:pPr>
    </w:p>
    <w:p w14:paraId="2C3DFDE5" w14:textId="77777777" w:rsidR="00D8770C" w:rsidRDefault="00155DA0">
      <w:pPr>
        <w:spacing w:after="0" w:line="240" w:lineRule="auto"/>
      </w:pPr>
      <w:r>
        <w:t>We see that the production environment includes additional columns in the query, and the non-production environment has a limit on retrieved rows, as well as a different documentation line.</w:t>
      </w:r>
    </w:p>
    <w:p w14:paraId="6141FDED" w14:textId="77777777" w:rsidR="00D8770C" w:rsidRDefault="00D8770C">
      <w:pPr>
        <w:spacing w:after="0" w:line="240" w:lineRule="auto"/>
      </w:pPr>
    </w:p>
    <w:p w14:paraId="3BB74EBB" w14:textId="77777777" w:rsidR="00D8770C" w:rsidRDefault="00155DA0">
      <w:pPr>
        <w:pStyle w:val="Heading2"/>
        <w:spacing w:before="0" w:line="240" w:lineRule="auto"/>
      </w:pPr>
      <w:r>
        <w:t>Summary</w:t>
      </w:r>
    </w:p>
    <w:p w14:paraId="0254296A" w14:textId="77777777" w:rsidR="00D8770C" w:rsidRDefault="00D8770C">
      <w:pPr>
        <w:spacing w:after="0" w:line="240" w:lineRule="auto"/>
      </w:pPr>
    </w:p>
    <w:p w14:paraId="71C573F0" w14:textId="17AA9D50" w:rsidR="00D8770C" w:rsidRDefault="00155DA0">
      <w:pPr>
        <w:spacing w:after="0" w:line="240" w:lineRule="auto"/>
      </w:pPr>
      <w:r>
        <w:t xml:space="preserve">We have seen these </w:t>
      </w:r>
      <w:del w:id="597" w:author="Author" w:date="2025-12-07T21:28:00Z" w16du:dateUtc="2025-12-08T05:28:00Z">
        <w:r w:rsidR="005C3259">
          <w:delText xml:space="preserve">ANT </w:delText>
        </w:r>
      </w:del>
      <w:r>
        <w:t xml:space="preserve">capabilities </w:t>
      </w:r>
      <w:del w:id="598" w:author="Author" w:date="2025-12-07T21:28:00Z" w16du:dateUtc="2025-12-08T05:28:00Z">
        <w:r w:rsidR="005C3259">
          <w:delText>to generate artifacts</w:delText>
        </w:r>
      </w:del>
      <w:ins w:id="599" w:author="Author" w:date="2025-12-07T21:28:00Z" w16du:dateUtc="2025-12-08T05:28:00Z">
        <w:r>
          <w:t>with our ANT deployment generation example</w:t>
        </w:r>
      </w:ins>
      <w:r>
        <w:t>:</w:t>
      </w:r>
    </w:p>
    <w:p w14:paraId="3EFDB361" w14:textId="77777777" w:rsidR="00D8770C" w:rsidRDefault="00D8770C">
      <w:pPr>
        <w:spacing w:after="0" w:line="240" w:lineRule="auto"/>
      </w:pPr>
    </w:p>
    <w:p w14:paraId="25D75E17" w14:textId="4A5FBD15" w:rsidR="00D8770C" w:rsidRDefault="005C3259">
      <w:pPr>
        <w:numPr>
          <w:ilvl w:val="0"/>
          <w:numId w:val="8"/>
        </w:numPr>
        <w:pBdr>
          <w:top w:val="nil"/>
          <w:left w:val="nil"/>
          <w:bottom w:val="nil"/>
          <w:right w:val="nil"/>
          <w:between w:val="nil"/>
        </w:pBdr>
        <w:spacing w:after="0" w:line="240" w:lineRule="auto"/>
        <w:pPrChange w:id="600" w:author="Author" w:date="2025-12-07T21:28:00Z" w16du:dateUtc="2025-12-08T05:28:00Z">
          <w:pPr>
            <w:pStyle w:val="ListParagraph"/>
            <w:numPr>
              <w:numId w:val="22"/>
            </w:numPr>
            <w:spacing w:after="0" w:line="240" w:lineRule="auto"/>
            <w:ind w:hanging="360"/>
          </w:pPr>
        </w:pPrChange>
      </w:pPr>
      <w:del w:id="601" w:author="Author" w:date="2025-12-07T21:28:00Z" w16du:dateUtc="2025-12-08T05:28:00Z">
        <w:r>
          <w:delText>P</w:delText>
        </w:r>
        <w:r w:rsidR="00246E60">
          <w:delText>rovides</w:delText>
        </w:r>
      </w:del>
      <w:ins w:id="602" w:author="Author" w:date="2025-12-07T21:28:00Z" w16du:dateUtc="2025-12-08T05:28:00Z">
        <w:r w:rsidR="00155DA0">
          <w:rPr>
            <w:color w:val="000000"/>
          </w:rPr>
          <w:t>ANT provides</w:t>
        </w:r>
      </w:ins>
      <w:r w:rsidR="00155DA0">
        <w:rPr>
          <w:color w:val="000000"/>
          <w:rPrChange w:id="603" w:author="Author" w:date="2025-12-07T21:28:00Z" w16du:dateUtc="2025-12-08T05:28:00Z">
            <w:rPr/>
          </w:rPrChange>
        </w:rPr>
        <w:t xml:space="preserve"> dependency </w:t>
      </w:r>
      <w:del w:id="604" w:author="Author" w:date="2025-12-07T21:28:00Z" w16du:dateUtc="2025-12-08T05:28:00Z">
        <w:r>
          <w:delText>orchestration between “targets” for producing</w:delText>
        </w:r>
        <w:r w:rsidR="00246E60">
          <w:delText xml:space="preserve"> </w:delText>
        </w:r>
        <w:r>
          <w:delText>variable</w:delText>
        </w:r>
        <w:r w:rsidR="000F185B">
          <w:delText xml:space="preserve"> </w:delText>
        </w:r>
        <w:r>
          <w:delText>artifacts</w:delText>
        </w:r>
      </w:del>
      <w:ins w:id="605" w:author="Author" w:date="2025-12-07T21:28:00Z" w16du:dateUtc="2025-12-08T05:28:00Z">
        <w:r w:rsidR="00155DA0">
          <w:rPr>
            <w:color w:val="000000"/>
          </w:rPr>
          <w:t>based target generation</w:t>
        </w:r>
      </w:ins>
      <w:r w:rsidR="00155DA0">
        <w:rPr>
          <w:color w:val="000000"/>
          <w:rPrChange w:id="606" w:author="Author" w:date="2025-12-07T21:28:00Z" w16du:dateUtc="2025-12-08T05:28:00Z">
            <w:rPr/>
          </w:rPrChange>
        </w:rPr>
        <w:t>.</w:t>
      </w:r>
    </w:p>
    <w:p w14:paraId="524167A1" w14:textId="65B39E51" w:rsidR="00D8770C" w:rsidRDefault="005C3259">
      <w:pPr>
        <w:numPr>
          <w:ilvl w:val="0"/>
          <w:numId w:val="8"/>
        </w:numPr>
        <w:pBdr>
          <w:top w:val="nil"/>
          <w:left w:val="nil"/>
          <w:bottom w:val="nil"/>
          <w:right w:val="nil"/>
          <w:between w:val="nil"/>
        </w:pBdr>
        <w:spacing w:after="0" w:line="240" w:lineRule="auto"/>
        <w:pPrChange w:id="607" w:author="Author" w:date="2025-12-07T21:28:00Z" w16du:dateUtc="2025-12-08T05:28:00Z">
          <w:pPr>
            <w:pStyle w:val="ListParagraph"/>
            <w:numPr>
              <w:numId w:val="22"/>
            </w:numPr>
            <w:spacing w:after="0" w:line="240" w:lineRule="auto"/>
            <w:ind w:hanging="360"/>
          </w:pPr>
        </w:pPrChange>
      </w:pPr>
      <w:del w:id="608" w:author="Author" w:date="2025-12-07T21:28:00Z" w16du:dateUtc="2025-12-08T05:28:00Z">
        <w:r>
          <w:delText>T</w:delText>
        </w:r>
        <w:r w:rsidR="000F185B">
          <w:delText>est</w:delText>
        </w:r>
        <w:r>
          <w:delText>s</w:delText>
        </w:r>
        <w:r w:rsidR="000F185B">
          <w:delText xml:space="preserve"> </w:delText>
        </w:r>
        <w:r>
          <w:delText xml:space="preserve">arbitrary </w:delText>
        </w:r>
      </w:del>
      <w:ins w:id="609" w:author="Author" w:date="2025-12-07T21:28:00Z" w16du:dateUtc="2025-12-08T05:28:00Z">
        <w:r w:rsidR="00155DA0">
          <w:rPr>
            <w:color w:val="000000"/>
          </w:rPr>
          <w:t xml:space="preserve">ANT can test </w:t>
        </w:r>
      </w:ins>
      <w:r w:rsidR="00155DA0">
        <w:rPr>
          <w:color w:val="000000"/>
          <w:rPrChange w:id="610" w:author="Author" w:date="2025-12-07T21:28:00Z" w16du:dateUtc="2025-12-08T05:28:00Z">
            <w:rPr/>
          </w:rPrChange>
        </w:rPr>
        <w:t xml:space="preserve">conditions and </w:t>
      </w:r>
      <w:del w:id="611" w:author="Author" w:date="2025-12-07T21:28:00Z" w16du:dateUtc="2025-12-08T05:28:00Z">
        <w:r w:rsidR="000F185B">
          <w:delText>make</w:delText>
        </w:r>
        <w:r>
          <w:delText>s</w:delText>
        </w:r>
      </w:del>
      <w:ins w:id="612" w:author="Author" w:date="2025-12-07T21:28:00Z" w16du:dateUtc="2025-12-08T05:28:00Z">
        <w:r w:rsidR="00155DA0">
          <w:rPr>
            <w:color w:val="000000"/>
          </w:rPr>
          <w:t>make</w:t>
        </w:r>
      </w:ins>
      <w:r w:rsidR="00155DA0">
        <w:rPr>
          <w:color w:val="000000"/>
          <w:rPrChange w:id="613" w:author="Author" w:date="2025-12-07T21:28:00Z" w16du:dateUtc="2025-12-08T05:28:00Z">
            <w:rPr/>
          </w:rPrChange>
        </w:rPr>
        <w:t xml:space="preserve"> the test result available for sequencing, so that</w:t>
      </w:r>
    </w:p>
    <w:p w14:paraId="32316C12" w14:textId="384AC0A7" w:rsidR="00D8770C" w:rsidRDefault="005C3259">
      <w:pPr>
        <w:numPr>
          <w:ilvl w:val="0"/>
          <w:numId w:val="8"/>
        </w:numPr>
        <w:pBdr>
          <w:top w:val="nil"/>
          <w:left w:val="nil"/>
          <w:bottom w:val="nil"/>
          <w:right w:val="nil"/>
          <w:between w:val="nil"/>
        </w:pBdr>
        <w:spacing w:after="0" w:line="240" w:lineRule="auto"/>
        <w:pPrChange w:id="614" w:author="Author" w:date="2025-12-07T21:28:00Z" w16du:dateUtc="2025-12-08T05:28:00Z">
          <w:pPr>
            <w:pStyle w:val="ListParagraph"/>
            <w:numPr>
              <w:numId w:val="22"/>
            </w:numPr>
            <w:spacing w:after="0" w:line="240" w:lineRule="auto"/>
            <w:ind w:hanging="360"/>
          </w:pPr>
        </w:pPrChange>
      </w:pPr>
      <w:del w:id="615" w:author="Author" w:date="2025-12-07T21:28:00Z" w16du:dateUtc="2025-12-08T05:28:00Z">
        <w:r>
          <w:delText>ANT</w:delText>
        </w:r>
      </w:del>
      <w:ins w:id="616" w:author="Author" w:date="2025-12-07T21:28:00Z" w16du:dateUtc="2025-12-08T05:28:00Z">
        <w:r w:rsidR="00155DA0">
          <w:rPr>
            <w:color w:val="000000"/>
          </w:rPr>
          <w:t>ANY</w:t>
        </w:r>
      </w:ins>
      <w:r w:rsidR="00155DA0">
        <w:rPr>
          <w:color w:val="000000"/>
          <w:rPrChange w:id="617" w:author="Author" w:date="2025-12-07T21:28:00Z" w16du:dateUtc="2025-12-08T05:28:00Z">
            <w:rPr/>
          </w:rPrChange>
        </w:rPr>
        <w:t xml:space="preserve"> has conditional </w:t>
      </w:r>
      <w:del w:id="618" w:author="Author" w:date="2025-12-07T21:28:00Z" w16du:dateUtc="2025-12-08T05:28:00Z">
        <w:r>
          <w:delText>“</w:delText>
        </w:r>
      </w:del>
      <w:r w:rsidR="00155DA0">
        <w:rPr>
          <w:color w:val="000000"/>
          <w:rPrChange w:id="619" w:author="Author" w:date="2025-12-07T21:28:00Z" w16du:dateUtc="2025-12-08T05:28:00Z">
            <w:rPr/>
          </w:rPrChange>
        </w:rPr>
        <w:t>target</w:t>
      </w:r>
      <w:del w:id="620" w:author="Author" w:date="2025-12-07T21:28:00Z" w16du:dateUtc="2025-12-08T05:28:00Z">
        <w:r>
          <w:delText>”</w:delText>
        </w:r>
      </w:del>
      <w:r w:rsidR="00155DA0">
        <w:rPr>
          <w:color w:val="000000"/>
          <w:rPrChange w:id="621" w:author="Author" w:date="2025-12-07T21:28:00Z" w16du:dateUtc="2025-12-08T05:28:00Z">
            <w:rPr/>
          </w:rPrChange>
        </w:rPr>
        <w:t xml:space="preserve"> execution (allowing variable outputs for each </w:t>
      </w:r>
      <w:del w:id="622" w:author="Author" w:date="2025-12-07T21:28:00Z" w16du:dateUtc="2025-12-08T05:28:00Z">
        <w:r>
          <w:delText>deployment scenario</w:delText>
        </w:r>
      </w:del>
      <w:ins w:id="623" w:author="Author" w:date="2025-12-07T21:28:00Z" w16du:dateUtc="2025-12-08T05:28:00Z">
        <w:r w:rsidR="00155DA0">
          <w:rPr>
            <w:color w:val="000000"/>
          </w:rPr>
          <w:t>target</w:t>
        </w:r>
      </w:ins>
      <w:r w:rsidR="00155DA0">
        <w:rPr>
          <w:color w:val="000000"/>
          <w:rPrChange w:id="624" w:author="Author" w:date="2025-12-07T21:28:00Z" w16du:dateUtc="2025-12-08T05:28:00Z">
            <w:rPr/>
          </w:rPrChange>
        </w:rPr>
        <w:t>.)</w:t>
      </w:r>
    </w:p>
    <w:p w14:paraId="2D0BCD8D" w14:textId="35ED36EE" w:rsidR="00D8770C" w:rsidRDefault="00155DA0">
      <w:pPr>
        <w:numPr>
          <w:ilvl w:val="0"/>
          <w:numId w:val="8"/>
        </w:numPr>
        <w:pBdr>
          <w:top w:val="nil"/>
          <w:left w:val="nil"/>
          <w:bottom w:val="nil"/>
          <w:right w:val="nil"/>
          <w:between w:val="nil"/>
        </w:pBdr>
        <w:spacing w:after="0" w:line="240" w:lineRule="auto"/>
        <w:pPrChange w:id="625" w:author="Author" w:date="2025-12-07T21:28:00Z" w16du:dateUtc="2025-12-08T05:28:00Z">
          <w:pPr>
            <w:pStyle w:val="ListParagraph"/>
            <w:numPr>
              <w:numId w:val="22"/>
            </w:numPr>
            <w:spacing w:after="0" w:line="240" w:lineRule="auto"/>
            <w:ind w:hanging="360"/>
          </w:pPr>
        </w:pPrChange>
      </w:pPr>
      <w:r>
        <w:rPr>
          <w:color w:val="000000"/>
          <w:rPrChange w:id="626" w:author="Author" w:date="2025-12-07T21:28:00Z" w16du:dateUtc="2025-12-08T05:28:00Z">
            <w:rPr/>
          </w:rPrChange>
        </w:rPr>
        <w:t xml:space="preserve">Error processing is incorporated into the ANT </w:t>
      </w:r>
      <w:del w:id="627" w:author="Author" w:date="2025-12-07T21:28:00Z" w16du:dateUtc="2025-12-08T05:28:00Z">
        <w:r w:rsidR="005C3259">
          <w:delText>execution</w:delText>
        </w:r>
        <w:r w:rsidR="000F185B">
          <w:delText xml:space="preserve"> (</w:delText>
        </w:r>
        <w:r w:rsidR="005C3259">
          <w:delText xml:space="preserve">e.g, </w:delText>
        </w:r>
      </w:del>
      <w:ins w:id="628" w:author="Author" w:date="2025-12-07T21:28:00Z" w16du:dateUtc="2025-12-08T05:28:00Z">
        <w:r>
          <w:rPr>
            <w:color w:val="000000"/>
          </w:rPr>
          <w:t>run (</w:t>
        </w:r>
      </w:ins>
      <w:r>
        <w:rPr>
          <w:color w:val="000000"/>
          <w:rPrChange w:id="629" w:author="Author" w:date="2025-12-07T21:28:00Z" w16du:dateUtc="2025-12-08T05:28:00Z">
            <w:rPr/>
          </w:rPrChange>
        </w:rPr>
        <w:t>no status code checking</w:t>
      </w:r>
      <w:del w:id="630" w:author="Author" w:date="2025-12-07T21:28:00Z" w16du:dateUtc="2025-12-08T05:28:00Z">
        <w:r w:rsidR="005C3259">
          <w:delText xml:space="preserve"> required</w:delText>
        </w:r>
      </w:del>
      <w:r>
        <w:rPr>
          <w:color w:val="000000"/>
          <w:rPrChange w:id="631" w:author="Author" w:date="2025-12-07T21:28:00Z" w16du:dateUtc="2025-12-08T05:28:00Z">
            <w:rPr/>
          </w:rPrChange>
        </w:rPr>
        <w:t>.)</w:t>
      </w:r>
    </w:p>
    <w:p w14:paraId="38D959FD" w14:textId="70DB1C3D" w:rsidR="00D8770C" w:rsidRDefault="005C3259">
      <w:pPr>
        <w:numPr>
          <w:ilvl w:val="0"/>
          <w:numId w:val="8"/>
        </w:numPr>
        <w:pBdr>
          <w:top w:val="nil"/>
          <w:left w:val="nil"/>
          <w:bottom w:val="nil"/>
          <w:right w:val="nil"/>
          <w:between w:val="nil"/>
        </w:pBdr>
        <w:spacing w:after="0" w:line="240" w:lineRule="auto"/>
        <w:pPrChange w:id="632" w:author="Author" w:date="2025-12-07T21:28:00Z" w16du:dateUtc="2025-12-08T05:28:00Z">
          <w:pPr>
            <w:pStyle w:val="ListParagraph"/>
            <w:numPr>
              <w:numId w:val="22"/>
            </w:numPr>
            <w:spacing w:after="0" w:line="240" w:lineRule="auto"/>
            <w:ind w:hanging="360"/>
          </w:pPr>
        </w:pPrChange>
      </w:pPr>
      <w:del w:id="633" w:author="Author" w:date="2025-12-07T21:28:00Z" w16du:dateUtc="2025-12-08T05:28:00Z">
        <w:r>
          <w:delText>Offers</w:delText>
        </w:r>
      </w:del>
      <w:ins w:id="634" w:author="Author" w:date="2025-12-07T21:28:00Z" w16du:dateUtc="2025-12-08T05:28:00Z">
        <w:r w:rsidR="00155DA0">
          <w:rPr>
            <w:color w:val="000000"/>
          </w:rPr>
          <w:t>Has</w:t>
        </w:r>
      </w:ins>
      <w:r w:rsidR="00155DA0">
        <w:rPr>
          <w:color w:val="000000"/>
          <w:rPrChange w:id="635" w:author="Author" w:date="2025-12-07T21:28:00Z" w16du:dateUtc="2025-12-08T05:28:00Z">
            <w:rPr/>
          </w:rPrChange>
        </w:rPr>
        <w:t xml:space="preserve"> standard template interpolation</w:t>
      </w:r>
      <w:del w:id="636" w:author="Author" w:date="2025-12-07T21:28:00Z" w16du:dateUtc="2025-12-08T05:28:00Z">
        <w:r>
          <w:delText>, but</w:delText>
        </w:r>
      </w:del>
      <w:ins w:id="637" w:author="Author" w:date="2025-12-07T21:28:00Z" w16du:dateUtc="2025-12-08T05:28:00Z">
        <w:r w:rsidR="00155DA0">
          <w:rPr>
            <w:color w:val="000000"/>
          </w:rPr>
          <w:t>.</w:t>
        </w:r>
      </w:ins>
    </w:p>
    <w:p w14:paraId="055E087E" w14:textId="78AB0A08" w:rsidR="00D8770C" w:rsidRDefault="005C3259">
      <w:pPr>
        <w:numPr>
          <w:ilvl w:val="0"/>
          <w:numId w:val="8"/>
        </w:numPr>
        <w:pBdr>
          <w:top w:val="nil"/>
          <w:left w:val="nil"/>
          <w:bottom w:val="nil"/>
          <w:right w:val="nil"/>
          <w:between w:val="nil"/>
        </w:pBdr>
        <w:spacing w:after="0" w:line="240" w:lineRule="auto"/>
        <w:pPrChange w:id="638" w:author="Author" w:date="2025-12-07T21:28:00Z" w16du:dateUtc="2025-12-08T05:28:00Z">
          <w:pPr>
            <w:pStyle w:val="ListParagraph"/>
            <w:numPr>
              <w:numId w:val="22"/>
            </w:numPr>
            <w:spacing w:after="0" w:line="240" w:lineRule="auto"/>
            <w:ind w:hanging="360"/>
          </w:pPr>
        </w:pPrChange>
      </w:pPr>
      <w:del w:id="639" w:author="Author" w:date="2025-12-07T21:28:00Z" w16du:dateUtc="2025-12-08T05:28:00Z">
        <w:r>
          <w:delText>Is</w:delText>
        </w:r>
      </w:del>
      <w:ins w:id="640" w:author="Author" w:date="2025-12-07T21:28:00Z" w16du:dateUtc="2025-12-08T05:28:00Z">
        <w:r w:rsidR="00155DA0">
          <w:rPr>
            <w:color w:val="000000"/>
          </w:rPr>
          <w:t>ANT is</w:t>
        </w:r>
      </w:ins>
      <w:r w:rsidR="00155DA0">
        <w:rPr>
          <w:color w:val="000000"/>
          <w:rPrChange w:id="641" w:author="Author" w:date="2025-12-07T21:28:00Z" w16du:dateUtc="2025-12-08T05:28:00Z">
            <w:rPr/>
          </w:rPrChange>
        </w:rPr>
        <w:t xml:space="preserve"> extensible</w:t>
      </w:r>
      <w:del w:id="642" w:author="Author" w:date="2025-12-07T21:28:00Z" w16du:dateUtc="2025-12-08T05:28:00Z">
        <w:r>
          <w:delText xml:space="preserve"> (e.g.,</w:delText>
        </w:r>
      </w:del>
      <w:ins w:id="643" w:author="Author" w:date="2025-12-07T21:28:00Z" w16du:dateUtc="2025-12-08T05:28:00Z">
        <w:r w:rsidR="00155DA0">
          <w:rPr>
            <w:color w:val="000000"/>
          </w:rPr>
          <w:t>,</w:t>
        </w:r>
      </w:ins>
      <w:r w:rsidR="00155DA0">
        <w:rPr>
          <w:color w:val="000000"/>
          <w:rPrChange w:id="644" w:author="Author" w:date="2025-12-07T21:28:00Z" w16du:dateUtc="2025-12-08T05:28:00Z">
            <w:rPr/>
          </w:rPrChange>
        </w:rPr>
        <w:t xml:space="preserve"> offering </w:t>
      </w:r>
      <w:del w:id="645" w:author="Author" w:date="2025-12-07T21:28:00Z" w16du:dateUtc="2025-12-08T05:28:00Z">
        <w:r>
          <w:delText>Templates</w:delText>
        </w:r>
      </w:del>
      <w:ins w:id="646" w:author="Author" w:date="2025-12-07T21:28:00Z" w16du:dateUtc="2025-12-08T05:28:00Z">
        <w:r w:rsidR="00155DA0">
          <w:rPr>
            <w:color w:val="000000"/>
          </w:rPr>
          <w:t>Generation</w:t>
        </w:r>
      </w:ins>
      <w:r w:rsidR="00155DA0">
        <w:rPr>
          <w:color w:val="000000"/>
          <w:rPrChange w:id="647" w:author="Author" w:date="2025-12-07T21:28:00Z" w16du:dateUtc="2025-12-08T05:28:00Z">
            <w:rPr/>
          </w:rPrChange>
        </w:rPr>
        <w:t xml:space="preserve"> with </w:t>
      </w:r>
      <w:del w:id="648" w:author="Author" w:date="2025-12-07T21:28:00Z" w16du:dateUtc="2025-12-08T05:28:00Z">
        <w:r>
          <w:delText>programmatic g</w:delText>
        </w:r>
        <w:r w:rsidR="000F185B">
          <w:delText>eneration</w:delText>
        </w:r>
        <w:r w:rsidR="0004105A">
          <w:delText xml:space="preserve"> </w:delText>
        </w:r>
        <w:r>
          <w:delText>using</w:delText>
        </w:r>
        <w:r w:rsidR="0004105A">
          <w:delText xml:space="preserve"> </w:delText>
        </w:r>
      </w:del>
      <w:r w:rsidR="00155DA0">
        <w:rPr>
          <w:color w:val="000000"/>
          <w:rPrChange w:id="649" w:author="Author" w:date="2025-12-07T21:28:00Z" w16du:dateUtc="2025-12-08T05:28:00Z">
            <w:rPr/>
          </w:rPrChange>
        </w:rPr>
        <w:t>Freemarker</w:t>
      </w:r>
      <w:del w:id="650" w:author="Author" w:date="2025-12-07T21:28:00Z" w16du:dateUtc="2025-12-08T05:28:00Z">
        <w:r w:rsidR="000F185B">
          <w:delText>.</w:delText>
        </w:r>
        <w:r>
          <w:delText>)</w:delText>
        </w:r>
      </w:del>
      <w:ins w:id="651" w:author="Author" w:date="2025-12-07T21:28:00Z" w16du:dateUtc="2025-12-08T05:28:00Z">
        <w:r w:rsidR="00155DA0">
          <w:rPr>
            <w:color w:val="000000"/>
          </w:rPr>
          <w:t>.</w:t>
        </w:r>
      </w:ins>
    </w:p>
    <w:p w14:paraId="03788B7D" w14:textId="77777777" w:rsidR="00D8770C" w:rsidRDefault="00D8770C">
      <w:pPr>
        <w:spacing w:after="0" w:line="240" w:lineRule="auto"/>
      </w:pPr>
    </w:p>
    <w:p w14:paraId="428BF95A" w14:textId="54ACD02A" w:rsidR="00D8770C" w:rsidRDefault="00155DA0">
      <w:pPr>
        <w:spacing w:after="0" w:line="240" w:lineRule="auto"/>
      </w:pPr>
      <w:r>
        <w:t xml:space="preserve">The Freemarker generator used to extend ANT offers powerful templating capabilities that are mature, well documented, and easier to use than custom Bash code to achieve dynamic </w:t>
      </w:r>
      <w:del w:id="652" w:author="Author" w:date="2025-12-07T21:28:00Z" w16du:dateUtc="2025-12-08T05:28:00Z">
        <w:r w:rsidR="00D11900">
          <w:delText xml:space="preserve">file </w:delText>
        </w:r>
      </w:del>
      <w:r>
        <w:t>generation.</w:t>
      </w:r>
    </w:p>
    <w:p w14:paraId="0EE9BB5A" w14:textId="77777777" w:rsidR="00D8770C" w:rsidRDefault="00155DA0">
      <w:pPr>
        <w:spacing w:after="0" w:line="240" w:lineRule="auto"/>
        <w:rPr>
          <w:ins w:id="653" w:author="Author" w:date="2025-12-07T21:28:00Z" w16du:dateUtc="2025-12-08T05:28:00Z"/>
          <w:sz w:val="28"/>
          <w:szCs w:val="28"/>
        </w:rPr>
      </w:pPr>
      <w:ins w:id="654" w:author="Author" w:date="2025-12-07T21:28:00Z" w16du:dateUtc="2025-12-08T05:28:00Z">
        <w:r>
          <w:rPr>
            <w:sz w:val="28"/>
            <w:szCs w:val="28"/>
          </w:rPr>
          <w:t>Ω</w:t>
        </w:r>
      </w:ins>
    </w:p>
    <w:p w14:paraId="37C53460" w14:textId="77777777" w:rsidR="00D8770C" w:rsidRDefault="00D8770C">
      <w:pPr>
        <w:spacing w:after="0" w:line="240" w:lineRule="auto"/>
        <w:rPr>
          <w:sz w:val="28"/>
          <w:szCs w:val="28"/>
        </w:rPr>
      </w:pPr>
    </w:p>
    <w:p w14:paraId="2377280F" w14:textId="77777777" w:rsidR="00D8770C" w:rsidRDefault="00155DA0">
      <w:pPr>
        <w:pStyle w:val="Heading2"/>
        <w:spacing w:before="0" w:line="240" w:lineRule="auto"/>
      </w:pPr>
      <w:r>
        <w:t>References</w:t>
      </w:r>
    </w:p>
    <w:p w14:paraId="2D48917B" w14:textId="77777777" w:rsidR="00D8770C" w:rsidRDefault="00D8770C">
      <w:pPr>
        <w:spacing w:after="0" w:line="240" w:lineRule="auto"/>
      </w:pPr>
    </w:p>
    <w:p w14:paraId="5401E0D7" w14:textId="04BAAD75" w:rsidR="00D8770C" w:rsidRDefault="00155DA0">
      <w:pPr>
        <w:spacing w:after="0" w:line="240" w:lineRule="auto"/>
      </w:pPr>
      <w:r>
        <w:rPr>
          <w:i/>
        </w:rPr>
        <w:t xml:space="preserve">Supporting </w:t>
      </w:r>
      <w:del w:id="655" w:author="Author" w:date="2025-12-07T21:28:00Z" w16du:dateUtc="2025-12-08T05:28:00Z">
        <w:r w:rsidR="00E90E5F" w:rsidRPr="00826C73">
          <w:rPr>
            <w:i/>
          </w:rPr>
          <w:delText>material</w:delText>
        </w:r>
        <w:r w:rsidR="00BB45DF">
          <w:rPr>
            <w:i/>
          </w:rPr>
          <w:delText>s</w:delText>
        </w:r>
      </w:del>
      <w:ins w:id="656" w:author="Author" w:date="2025-12-07T21:28:00Z" w16du:dateUtc="2025-12-08T05:28:00Z">
        <w:r>
          <w:rPr>
            <w:i/>
          </w:rPr>
          <w:t>material</w:t>
        </w:r>
      </w:ins>
      <w:r>
        <w:rPr>
          <w:i/>
        </w:rPr>
        <w:t xml:space="preserve"> to understand the ANT example</w:t>
      </w:r>
    </w:p>
    <w:p w14:paraId="671B8B0B" w14:textId="77777777" w:rsidR="00D8770C" w:rsidRDefault="00D8770C">
      <w:pPr>
        <w:spacing w:after="0" w:line="240" w:lineRule="auto"/>
      </w:pPr>
    </w:p>
    <w:p w14:paraId="26B21743" w14:textId="089D1EF3" w:rsidR="00D8770C" w:rsidRDefault="00155DA0">
      <w:pPr>
        <w:numPr>
          <w:ilvl w:val="0"/>
          <w:numId w:val="9"/>
        </w:numPr>
        <w:pBdr>
          <w:top w:val="nil"/>
          <w:left w:val="nil"/>
          <w:bottom w:val="nil"/>
          <w:right w:val="nil"/>
          <w:between w:val="nil"/>
        </w:pBdr>
        <w:spacing w:after="0" w:line="240" w:lineRule="auto"/>
        <w:pPrChange w:id="657" w:author="Author" w:date="2025-12-07T21:28:00Z" w16du:dateUtc="2025-12-08T05:28:00Z">
          <w:pPr>
            <w:pStyle w:val="ListParagraph"/>
            <w:numPr>
              <w:numId w:val="12"/>
            </w:numPr>
            <w:spacing w:after="0" w:line="240" w:lineRule="auto"/>
            <w:ind w:hanging="360"/>
          </w:pPr>
        </w:pPrChange>
      </w:pPr>
      <w:r>
        <w:rPr>
          <w:color w:val="000000"/>
          <w:rPrChange w:id="658" w:author="Author" w:date="2025-12-07T21:28:00Z" w16du:dateUtc="2025-12-08T05:28:00Z">
            <w:rPr/>
          </w:rPrChange>
        </w:rPr>
        <w:t xml:space="preserve">Ant Project: </w:t>
      </w:r>
      <w:del w:id="659" w:author="Author" w:date="2025-12-07T21:28:00Z" w16du:dateUtc="2025-12-08T05:28:00Z">
        <w:r w:rsidR="00477591">
          <w:fldChar w:fldCharType="begin"/>
        </w:r>
        <w:r w:rsidR="00477591">
          <w:delInstrText>HYPERLINK "https://ant.apache.org/"</w:delInstrText>
        </w:r>
        <w:r w:rsidR="00477591">
          <w:fldChar w:fldCharType="separate"/>
        </w:r>
        <w:r w:rsidR="00477591" w:rsidRPr="00C36A06">
          <w:rPr>
            <w:rStyle w:val="Hyperlink"/>
          </w:rPr>
          <w:delText>https://ant.apache.org/</w:delText>
        </w:r>
        <w:r w:rsidR="00477591">
          <w:fldChar w:fldCharType="end"/>
        </w:r>
      </w:del>
      <w:ins w:id="660" w:author="Author" w:date="2025-12-07T21:28:00Z" w16du:dateUtc="2025-12-08T05:28:00Z">
        <w:r>
          <w:fldChar w:fldCharType="begin"/>
        </w:r>
        <w:r>
          <w:instrText>HYPERLINK "https://ant.apache.org/" \h</w:instrText>
        </w:r>
        <w:r>
          <w:fldChar w:fldCharType="separate"/>
        </w:r>
        <w:r>
          <w:rPr>
            <w:color w:val="0000FF"/>
            <w:u w:val="single"/>
          </w:rPr>
          <w:t>https://ant.apache.org/</w:t>
        </w:r>
        <w:r>
          <w:fldChar w:fldCharType="end"/>
        </w:r>
      </w:ins>
      <w:r>
        <w:rPr>
          <w:color w:val="000000"/>
          <w:rPrChange w:id="661" w:author="Author" w:date="2025-12-07T21:28:00Z" w16du:dateUtc="2025-12-08T05:28:00Z">
            <w:rPr/>
          </w:rPrChange>
        </w:rPr>
        <w:t xml:space="preserve">. </w:t>
      </w:r>
    </w:p>
    <w:p w14:paraId="19333F42" w14:textId="7EC8DAE4" w:rsidR="00D8770C" w:rsidRDefault="00155DA0">
      <w:pPr>
        <w:numPr>
          <w:ilvl w:val="0"/>
          <w:numId w:val="9"/>
        </w:numPr>
        <w:pBdr>
          <w:top w:val="nil"/>
          <w:left w:val="nil"/>
          <w:bottom w:val="nil"/>
          <w:right w:val="nil"/>
          <w:between w:val="nil"/>
        </w:pBdr>
        <w:spacing w:after="0" w:line="240" w:lineRule="auto"/>
        <w:pPrChange w:id="662" w:author="Author" w:date="2025-12-07T21:28:00Z" w16du:dateUtc="2025-12-08T05:28:00Z">
          <w:pPr>
            <w:pStyle w:val="ListParagraph"/>
            <w:numPr>
              <w:numId w:val="12"/>
            </w:numPr>
            <w:spacing w:after="0" w:line="240" w:lineRule="auto"/>
            <w:ind w:hanging="360"/>
          </w:pPr>
        </w:pPrChange>
      </w:pPr>
      <w:r>
        <w:rPr>
          <w:color w:val="000000"/>
          <w:rPrChange w:id="663" w:author="Author" w:date="2025-12-07T21:28:00Z" w16du:dateUtc="2025-12-08T05:28:00Z">
            <w:rPr/>
          </w:rPrChange>
        </w:rPr>
        <w:t xml:space="preserve">Ant On-line user manual: </w:t>
      </w:r>
      <w:del w:id="664" w:author="Author" w:date="2025-12-07T21:28:00Z" w16du:dateUtc="2025-12-08T05:28:00Z">
        <w:r w:rsidR="00F140E1">
          <w:fldChar w:fldCharType="begin"/>
        </w:r>
        <w:r w:rsidR="00F140E1">
          <w:delInstrText>HYPERLINK "https://ant.apache.org/manual/"</w:delInstrText>
        </w:r>
        <w:r w:rsidR="00F140E1">
          <w:fldChar w:fldCharType="separate"/>
        </w:r>
        <w:r w:rsidR="00F140E1" w:rsidRPr="005E6F2F">
          <w:rPr>
            <w:rStyle w:val="Hyperlink"/>
          </w:rPr>
          <w:delText>https://ant.apache.org/manual/</w:delText>
        </w:r>
        <w:r w:rsidR="00F140E1">
          <w:fldChar w:fldCharType="end"/>
        </w:r>
      </w:del>
      <w:ins w:id="665" w:author="Author" w:date="2025-12-07T21:28:00Z" w16du:dateUtc="2025-12-08T05:28:00Z">
        <w:r>
          <w:fldChar w:fldCharType="begin"/>
        </w:r>
        <w:r>
          <w:instrText>HYPERLINK "https://ant.apache.org/manual/" \h</w:instrText>
        </w:r>
        <w:r>
          <w:fldChar w:fldCharType="separate"/>
        </w:r>
        <w:r>
          <w:rPr>
            <w:color w:val="0000FF"/>
            <w:u w:val="single"/>
          </w:rPr>
          <w:t>https://ant.apache.org/manual/</w:t>
        </w:r>
        <w:r>
          <w:fldChar w:fldCharType="end"/>
        </w:r>
      </w:ins>
      <w:r>
        <w:rPr>
          <w:color w:val="000000"/>
          <w:rPrChange w:id="666" w:author="Author" w:date="2025-12-07T21:28:00Z" w16du:dateUtc="2025-12-08T05:28:00Z">
            <w:rPr/>
          </w:rPrChange>
        </w:rPr>
        <w:t>.</w:t>
      </w:r>
    </w:p>
    <w:p w14:paraId="5E0E7940" w14:textId="4B696967" w:rsidR="00D8770C" w:rsidRDefault="00155DA0">
      <w:pPr>
        <w:numPr>
          <w:ilvl w:val="0"/>
          <w:numId w:val="9"/>
        </w:numPr>
        <w:pBdr>
          <w:top w:val="nil"/>
          <w:left w:val="nil"/>
          <w:bottom w:val="nil"/>
          <w:right w:val="nil"/>
          <w:between w:val="nil"/>
        </w:pBdr>
        <w:spacing w:after="0" w:line="240" w:lineRule="auto"/>
        <w:pPrChange w:id="667" w:author="Author" w:date="2025-12-07T21:28:00Z" w16du:dateUtc="2025-12-08T05:28:00Z">
          <w:pPr>
            <w:pStyle w:val="ListParagraph"/>
            <w:numPr>
              <w:numId w:val="12"/>
            </w:numPr>
            <w:spacing w:after="0" w:line="240" w:lineRule="auto"/>
            <w:ind w:hanging="360"/>
          </w:pPr>
        </w:pPrChange>
      </w:pPr>
      <w:r>
        <w:rPr>
          <w:color w:val="000000"/>
          <w:rPrChange w:id="668" w:author="Author" w:date="2025-12-07T21:28:00Z" w16du:dateUtc="2025-12-08T05:28:00Z">
            <w:rPr/>
          </w:rPrChange>
        </w:rPr>
        <w:t xml:space="preserve">Sample ANT DevOps interview questions: </w:t>
      </w:r>
      <w:del w:id="669" w:author="Author" w:date="2025-12-07T21:28:00Z" w16du:dateUtc="2025-12-08T05:28:00Z">
        <w:r w:rsidR="00E4241A">
          <w:fldChar w:fldCharType="begin"/>
        </w:r>
        <w:r w:rsidR="00E4241A">
          <w:delInstrText>HYPERLINK "http://www.scmgalaxy.com/tutorials/apache-ant-interview-questions/"</w:delInstrText>
        </w:r>
        <w:r w:rsidR="00E4241A">
          <w:fldChar w:fldCharType="separate"/>
        </w:r>
        <w:r w:rsidR="00E4241A" w:rsidRPr="002725F8">
          <w:rPr>
            <w:rStyle w:val="Hyperlink"/>
          </w:rPr>
          <w:delText>http://www.scmgalaxy.com/tutorials/apache-ant-interview-questions/</w:delText>
        </w:r>
        <w:r w:rsidR="00E4241A">
          <w:fldChar w:fldCharType="end"/>
        </w:r>
        <w:r w:rsidR="00E4241A">
          <w:delText>.</w:delText>
        </w:r>
      </w:del>
      <w:ins w:id="670" w:author="Author" w:date="2025-12-07T21:28:00Z" w16du:dateUtc="2025-12-08T05:28:00Z">
        <w:r>
          <w:fldChar w:fldCharType="begin"/>
        </w:r>
        <w:r>
          <w:instrText>HYPERLINK "http://www.scmgalaxy.com/tutorials/apache-ant-interview-questions/" \h</w:instrText>
        </w:r>
        <w:r>
          <w:fldChar w:fldCharType="separate"/>
        </w:r>
        <w:r>
          <w:rPr>
            <w:color w:val="0000FF"/>
            <w:u w:val="single"/>
          </w:rPr>
          <w:t>http://www.scmgalaxy.com/tutorials/apache-ant-interview-questions/</w:t>
        </w:r>
        <w:r>
          <w:fldChar w:fldCharType="end"/>
        </w:r>
        <w:r>
          <w:rPr>
            <w:color w:val="000000"/>
          </w:rPr>
          <w:t>.</w:t>
        </w:r>
      </w:ins>
      <w:r>
        <w:rPr>
          <w:color w:val="000000"/>
          <w:rPrChange w:id="671" w:author="Author" w:date="2025-12-07T21:28:00Z" w16du:dateUtc="2025-12-08T05:28:00Z">
            <w:rPr/>
          </w:rPrChange>
        </w:rPr>
        <w:t xml:space="preserve"> </w:t>
      </w:r>
    </w:p>
    <w:p w14:paraId="6C4E87E1" w14:textId="2C9E9464" w:rsidR="00D8770C" w:rsidRDefault="00155DA0">
      <w:pPr>
        <w:numPr>
          <w:ilvl w:val="0"/>
          <w:numId w:val="9"/>
        </w:numPr>
        <w:pBdr>
          <w:top w:val="nil"/>
          <w:left w:val="nil"/>
          <w:bottom w:val="nil"/>
          <w:right w:val="nil"/>
          <w:between w:val="nil"/>
        </w:pBdr>
        <w:spacing w:after="0" w:line="240" w:lineRule="auto"/>
        <w:pPrChange w:id="672" w:author="Author" w:date="2025-12-07T21:28:00Z" w16du:dateUtc="2025-12-08T05:28:00Z">
          <w:pPr>
            <w:pStyle w:val="ListParagraph"/>
            <w:numPr>
              <w:numId w:val="12"/>
            </w:numPr>
            <w:spacing w:after="0" w:line="240" w:lineRule="auto"/>
            <w:ind w:hanging="360"/>
          </w:pPr>
        </w:pPrChange>
      </w:pPr>
      <w:r>
        <w:rPr>
          <w:color w:val="000000"/>
          <w:rPrChange w:id="673" w:author="Author" w:date="2025-12-07T21:28:00Z" w16du:dateUtc="2025-12-08T05:28:00Z">
            <w:rPr/>
          </w:rPrChange>
        </w:rPr>
        <w:t xml:space="preserve">Eclipse Ant integration example: </w:t>
      </w:r>
      <w:del w:id="674" w:author="Author" w:date="2025-12-07T21:28:00Z" w16du:dateUtc="2025-12-08T05:28:00Z">
        <w:r w:rsidR="005C71A3">
          <w:fldChar w:fldCharType="begin"/>
        </w:r>
        <w:r w:rsidR="005C71A3">
          <w:delInstrText>HYPERLINK "https://community.synopsys.com/s/article/Setting-up-ant-build-for-Java-Workspace-in-Eclipse"</w:delInstrText>
        </w:r>
        <w:r w:rsidR="005C71A3">
          <w:fldChar w:fldCharType="separate"/>
        </w:r>
        <w:r w:rsidR="005C71A3" w:rsidRPr="005E6F2F">
          <w:rPr>
            <w:rStyle w:val="Hyperlink"/>
          </w:rPr>
          <w:delText>https://community.synopsys.com/s/article/Setting-up-ant-build-for-Java-Workspace-in-Eclipse</w:delText>
        </w:r>
        <w:r w:rsidR="005C71A3">
          <w:fldChar w:fldCharType="end"/>
        </w:r>
      </w:del>
      <w:ins w:id="675" w:author="Author" w:date="2025-12-07T21:28:00Z" w16du:dateUtc="2025-12-08T05:28:00Z">
        <w:r>
          <w:fldChar w:fldCharType="begin"/>
        </w:r>
        <w:r>
          <w:instrText>HYPERLINK "https://community.synopsys.com/s/article/Setting-up-ant-build-for-Java-Workspace-in-Eclipse" \h</w:instrText>
        </w:r>
        <w:r>
          <w:fldChar w:fldCharType="separate"/>
        </w:r>
        <w:r>
          <w:rPr>
            <w:color w:val="0000FF"/>
            <w:u w:val="single"/>
          </w:rPr>
          <w:t>https://community.synopsys.com/s/article/Setting-up-ant-build-for-Java-Workspace-in-Eclipse</w:t>
        </w:r>
        <w:r>
          <w:fldChar w:fldCharType="end"/>
        </w:r>
      </w:ins>
      <w:r>
        <w:rPr>
          <w:color w:val="000000"/>
          <w:rPrChange w:id="676" w:author="Author" w:date="2025-12-07T21:28:00Z" w16du:dateUtc="2025-12-08T05:28:00Z">
            <w:rPr/>
          </w:rPrChange>
        </w:rPr>
        <w:t>.</w:t>
      </w:r>
    </w:p>
    <w:p w14:paraId="7705C9C2" w14:textId="77777777" w:rsidR="003260AF" w:rsidRDefault="003260AF" w:rsidP="005C71A3">
      <w:pPr>
        <w:pStyle w:val="ListParagraph"/>
        <w:numPr>
          <w:ilvl w:val="0"/>
          <w:numId w:val="12"/>
        </w:numPr>
        <w:spacing w:after="0" w:line="240" w:lineRule="auto"/>
        <w:rPr>
          <w:del w:id="677" w:author="Author" w:date="2025-12-07T21:28:00Z" w16du:dateUtc="2025-12-08T05:28:00Z"/>
        </w:rPr>
      </w:pPr>
      <w:del w:id="678" w:author="Author" w:date="2025-12-07T21:28:00Z" w16du:dateUtc="2025-12-08T05:28:00Z">
        <w:r>
          <w:delText xml:space="preserve">ANT tutorial:  </w:delText>
        </w:r>
        <w:r>
          <w:fldChar w:fldCharType="begin"/>
        </w:r>
        <w:r>
          <w:delInstrText>HYPERLINK "https://www.vogella.com/tutorials/ApacheAnt/article.html"</w:delInstrText>
        </w:r>
        <w:r>
          <w:fldChar w:fldCharType="separate"/>
        </w:r>
        <w:r w:rsidRPr="002725F8">
          <w:rPr>
            <w:rStyle w:val="Hyperlink"/>
          </w:rPr>
          <w:delText>https://www.vogella.com/tutorials/ApacheAnt/article.html</w:delText>
        </w:r>
        <w:r>
          <w:fldChar w:fldCharType="end"/>
        </w:r>
        <w:r>
          <w:delText>.</w:delText>
        </w:r>
      </w:del>
    </w:p>
    <w:p w14:paraId="341A15CF" w14:textId="77777777" w:rsidR="000E3EE5" w:rsidRDefault="000E3EE5" w:rsidP="000E3EE5">
      <w:pPr>
        <w:pStyle w:val="ListParagraph"/>
        <w:numPr>
          <w:ilvl w:val="0"/>
          <w:numId w:val="12"/>
        </w:numPr>
        <w:spacing w:after="0" w:line="240" w:lineRule="auto"/>
        <w:rPr>
          <w:del w:id="679" w:author="Author" w:date="2025-12-07T21:28:00Z" w16du:dateUtc="2025-12-08T05:28:00Z"/>
        </w:rPr>
      </w:pPr>
      <w:del w:id="680" w:author="Author" w:date="2025-12-07T21:28:00Z" w16du:dateUtc="2025-12-08T05:28:00Z">
        <w:r>
          <w:delText xml:space="preserve">MAKE shortcoming reference: </w:delText>
        </w:r>
        <w:r>
          <w:fldChar w:fldCharType="begin"/>
        </w:r>
        <w:r>
          <w:delInstrText>HYPERLINK "https://stackoverflow.com/questions/2209827/why-is-no-one-using-make-for-java"</w:delInstrText>
        </w:r>
        <w:r>
          <w:fldChar w:fldCharType="separate"/>
        </w:r>
        <w:r w:rsidRPr="00C36A06">
          <w:rPr>
            <w:rStyle w:val="Hyperlink"/>
          </w:rPr>
          <w:delText>https://stackoverflow.com/questions/2209827/why-is-no-one-using-make-for-java</w:delText>
        </w:r>
        <w:r>
          <w:fldChar w:fldCharType="end"/>
        </w:r>
        <w:r w:rsidRPr="000E3EE5">
          <w:delText>.</w:delText>
        </w:r>
        <w:r>
          <w:delText xml:space="preserve"> </w:delText>
        </w:r>
      </w:del>
    </w:p>
    <w:p w14:paraId="1BBFB7B4" w14:textId="77777777" w:rsidR="00D8770C" w:rsidRDefault="00155DA0">
      <w:pPr>
        <w:numPr>
          <w:ilvl w:val="0"/>
          <w:numId w:val="9"/>
        </w:numPr>
        <w:pBdr>
          <w:top w:val="nil"/>
          <w:left w:val="nil"/>
          <w:bottom w:val="nil"/>
          <w:right w:val="nil"/>
          <w:between w:val="nil"/>
        </w:pBdr>
        <w:spacing w:after="0" w:line="240" w:lineRule="auto"/>
        <w:rPr>
          <w:ins w:id="681" w:author="Author" w:date="2025-12-07T21:28:00Z" w16du:dateUtc="2025-12-08T05:28:00Z"/>
        </w:rPr>
      </w:pPr>
      <w:ins w:id="682" w:author="Author" w:date="2025-12-07T21:28:00Z" w16du:dateUtc="2025-12-08T05:28:00Z">
        <w:r>
          <w:rPr>
            <w:color w:val="000000"/>
          </w:rPr>
          <w:t xml:space="preserve">ANT tutorial:  </w:t>
        </w:r>
        <w:r>
          <w:fldChar w:fldCharType="begin"/>
        </w:r>
        <w:r>
          <w:instrText>HYPERLINK "https://www.vogella.com/tutorials/ApacheAnt/article.html" \h</w:instrText>
        </w:r>
        <w:r>
          <w:fldChar w:fldCharType="separate"/>
        </w:r>
        <w:r>
          <w:rPr>
            <w:color w:val="0000FF"/>
            <w:u w:val="single"/>
          </w:rPr>
          <w:t>https://www.vogella.com/tutorials/ApacheAnt/article.html</w:t>
        </w:r>
        <w:r>
          <w:fldChar w:fldCharType="end"/>
        </w:r>
        <w:r>
          <w:rPr>
            <w:color w:val="000000"/>
          </w:rPr>
          <w:t>.</w:t>
        </w:r>
      </w:ins>
    </w:p>
    <w:p w14:paraId="24F73CB3" w14:textId="77777777" w:rsidR="00D8770C" w:rsidRDefault="00D8770C">
      <w:pPr>
        <w:spacing w:after="0" w:line="240" w:lineRule="auto"/>
      </w:pPr>
    </w:p>
    <w:p w14:paraId="3BE05D5E" w14:textId="77777777" w:rsidR="00D8770C" w:rsidRDefault="00155DA0">
      <w:pPr>
        <w:spacing w:after="0" w:line="240" w:lineRule="auto"/>
      </w:pPr>
      <w:r>
        <w:rPr>
          <w:i/>
        </w:rPr>
        <w:t>ANT and Freemarker Templating Engine Support</w:t>
      </w:r>
    </w:p>
    <w:p w14:paraId="296ABDC9" w14:textId="77777777" w:rsidR="00D8770C" w:rsidRDefault="00155DA0">
      <w:pPr>
        <w:spacing w:after="0" w:line="240" w:lineRule="auto"/>
      </w:pPr>
      <w:r>
        <w:t xml:space="preserve"> </w:t>
      </w:r>
    </w:p>
    <w:p w14:paraId="7EFF8B4D" w14:textId="21B7CF27" w:rsidR="00D8770C" w:rsidRDefault="00155DA0">
      <w:pPr>
        <w:numPr>
          <w:ilvl w:val="0"/>
          <w:numId w:val="6"/>
        </w:numPr>
        <w:pBdr>
          <w:top w:val="nil"/>
          <w:left w:val="nil"/>
          <w:bottom w:val="nil"/>
          <w:right w:val="nil"/>
          <w:between w:val="nil"/>
        </w:pBdr>
        <w:spacing w:after="0" w:line="240" w:lineRule="auto"/>
        <w:pPrChange w:id="683" w:author="Author" w:date="2025-12-07T21:28:00Z" w16du:dateUtc="2025-12-08T05:28:00Z">
          <w:pPr>
            <w:pStyle w:val="ListParagraph"/>
            <w:numPr>
              <w:numId w:val="18"/>
            </w:numPr>
            <w:spacing w:after="0" w:line="240" w:lineRule="auto"/>
            <w:ind w:hanging="360"/>
          </w:pPr>
        </w:pPrChange>
      </w:pPr>
      <w:r>
        <w:rPr>
          <w:color w:val="000000"/>
          <w:rPrChange w:id="684" w:author="Author" w:date="2025-12-07T21:28:00Z" w16du:dateUtc="2025-12-08T05:28:00Z">
            <w:rPr/>
          </w:rPrChange>
        </w:rPr>
        <w:t xml:space="preserve">Ant Book: </w:t>
      </w:r>
      <w:r>
        <w:rPr>
          <w:color w:val="000000"/>
          <w:u w:val="single"/>
          <w:rPrChange w:id="685" w:author="Author" w:date="2025-12-07T21:28:00Z" w16du:dateUtc="2025-12-08T05:28:00Z">
            <w:rPr>
              <w:u w:val="single"/>
            </w:rPr>
          </w:rPrChange>
        </w:rPr>
        <w:t>Ant in Action</w:t>
      </w:r>
      <w:r>
        <w:rPr>
          <w:color w:val="000000"/>
          <w:rPrChange w:id="686" w:author="Author" w:date="2025-12-07T21:28:00Z" w16du:dateUtc="2025-12-08T05:28:00Z">
            <w:rPr/>
          </w:rPrChange>
        </w:rPr>
        <w:t xml:space="preserve"> (see </w:t>
      </w:r>
      <w:del w:id="687" w:author="Author" w:date="2025-12-07T21:28:00Z" w16du:dateUtc="2025-12-08T05:28:00Z">
        <w:r w:rsidR="00B67C15">
          <w:fldChar w:fldCharType="begin"/>
        </w:r>
        <w:r w:rsidR="00B67C15">
          <w:delInstrText>HYPERLINK "http://testa.roberta.free.fr/My%20Books/Computer%20programming/Java/Manning%20-%20Ant%20in%20Action%202nd%20Edition%20(2007).pdf"</w:delInstrText>
        </w:r>
        <w:r w:rsidR="00B67C15">
          <w:fldChar w:fldCharType="separate"/>
        </w:r>
        <w:r w:rsidR="00B67C15" w:rsidRPr="00177520">
          <w:rPr>
            <w:rStyle w:val="Hyperlink"/>
          </w:rPr>
          <w:delText>http://testa.roberta.free.fr/My%20Books/Computer%20programming/Java/Manning%20-%20Ant%20in%20Action%202nd%20Edition%20(2007).pdf</w:delText>
        </w:r>
        <w:r w:rsidR="00B67C15">
          <w:fldChar w:fldCharType="end"/>
        </w:r>
      </w:del>
      <w:ins w:id="688" w:author="Author" w:date="2025-12-07T21:28:00Z" w16du:dateUtc="2025-12-08T05:28:00Z">
        <w:r>
          <w:fldChar w:fldCharType="begin"/>
        </w:r>
        <w:r>
          <w:instrText>HYPERLINK "http://testa.roberta.free.fr/My%20Books/Computer%20programming/Java/Manning%20-%20Ant%20in%20Action%202nd%20Edition%20(2007).pdf" \h</w:instrText>
        </w:r>
        <w:r>
          <w:fldChar w:fldCharType="separate"/>
        </w:r>
        <w:r>
          <w:rPr>
            <w:color w:val="0000FF"/>
            <w:u w:val="single"/>
          </w:rPr>
          <w:t>http://testa.roberta.free.fr/My%20Books/Computer%20programming/Java/Manning%20-%20Ant%20in%20Action%202nd%20Edition%20(2007).pdf</w:t>
        </w:r>
        <w:r>
          <w:fldChar w:fldCharType="end"/>
        </w:r>
      </w:ins>
      <w:r>
        <w:rPr>
          <w:color w:val="000000"/>
          <w:rPrChange w:id="689" w:author="Author" w:date="2025-12-07T21:28:00Z" w16du:dateUtc="2025-12-08T05:28:00Z">
            <w:rPr/>
          </w:rPrChange>
        </w:rPr>
        <w:t xml:space="preserve">.) </w:t>
      </w:r>
    </w:p>
    <w:p w14:paraId="2C900D86" w14:textId="5CE0DD7D" w:rsidR="00D8770C" w:rsidRDefault="00155DA0">
      <w:pPr>
        <w:numPr>
          <w:ilvl w:val="0"/>
          <w:numId w:val="6"/>
        </w:numPr>
        <w:pBdr>
          <w:top w:val="nil"/>
          <w:left w:val="nil"/>
          <w:bottom w:val="nil"/>
          <w:right w:val="nil"/>
          <w:between w:val="nil"/>
        </w:pBdr>
        <w:spacing w:after="0" w:line="240" w:lineRule="auto"/>
        <w:pPrChange w:id="690" w:author="Author" w:date="2025-12-07T21:28:00Z" w16du:dateUtc="2025-12-08T05:28:00Z">
          <w:pPr>
            <w:pStyle w:val="ListParagraph"/>
            <w:numPr>
              <w:numId w:val="18"/>
            </w:numPr>
            <w:spacing w:after="0" w:line="240" w:lineRule="auto"/>
            <w:ind w:hanging="360"/>
          </w:pPr>
        </w:pPrChange>
      </w:pPr>
      <w:r>
        <w:rPr>
          <w:color w:val="000000"/>
          <w:rPrChange w:id="691" w:author="Author" w:date="2025-12-07T21:28:00Z" w16du:dateUtc="2025-12-08T05:28:00Z">
            <w:rPr/>
          </w:rPrChange>
        </w:rPr>
        <w:t xml:space="preserve">Freemarker site: </w:t>
      </w:r>
      <w:del w:id="692" w:author="Author" w:date="2025-12-07T21:28:00Z" w16du:dateUtc="2025-12-08T05:28:00Z">
        <w:r w:rsidR="005C71A3">
          <w:fldChar w:fldCharType="begin"/>
        </w:r>
        <w:r w:rsidR="005C71A3">
          <w:delInstrText>HYPERLINK "https://freemarker.apache.org/"</w:delInstrText>
        </w:r>
        <w:r w:rsidR="005C71A3">
          <w:fldChar w:fldCharType="separate"/>
        </w:r>
        <w:r w:rsidR="005C71A3" w:rsidRPr="005E6F2F">
          <w:rPr>
            <w:rStyle w:val="Hyperlink"/>
          </w:rPr>
          <w:delText>https://freemarker.apache.org/</w:delText>
        </w:r>
        <w:r w:rsidR="005C71A3">
          <w:fldChar w:fldCharType="end"/>
        </w:r>
      </w:del>
      <w:ins w:id="693" w:author="Author" w:date="2025-12-07T21:28:00Z" w16du:dateUtc="2025-12-08T05:28:00Z">
        <w:r>
          <w:fldChar w:fldCharType="begin"/>
        </w:r>
        <w:r>
          <w:instrText>HYPERLINK "https://freemarker.apache.org/" \h</w:instrText>
        </w:r>
        <w:r>
          <w:fldChar w:fldCharType="separate"/>
        </w:r>
        <w:r>
          <w:rPr>
            <w:color w:val="0000FF"/>
            <w:u w:val="single"/>
          </w:rPr>
          <w:t>https://freemarker.apache.org/</w:t>
        </w:r>
        <w:r>
          <w:fldChar w:fldCharType="end"/>
        </w:r>
      </w:ins>
      <w:r>
        <w:rPr>
          <w:color w:val="000000"/>
          <w:rPrChange w:id="694" w:author="Author" w:date="2025-12-07T21:28:00Z" w16du:dateUtc="2025-12-08T05:28:00Z">
            <w:rPr/>
          </w:rPrChange>
        </w:rPr>
        <w:t>.</w:t>
      </w:r>
    </w:p>
    <w:p w14:paraId="2D638D98" w14:textId="2ECB2DFE" w:rsidR="00D8770C" w:rsidRDefault="00155DA0">
      <w:pPr>
        <w:numPr>
          <w:ilvl w:val="0"/>
          <w:numId w:val="6"/>
        </w:numPr>
        <w:pBdr>
          <w:top w:val="nil"/>
          <w:left w:val="nil"/>
          <w:bottom w:val="nil"/>
          <w:right w:val="nil"/>
          <w:between w:val="nil"/>
        </w:pBdr>
        <w:spacing w:after="0" w:line="240" w:lineRule="auto"/>
        <w:pPrChange w:id="695" w:author="Author" w:date="2025-12-07T21:28:00Z" w16du:dateUtc="2025-12-08T05:28:00Z">
          <w:pPr>
            <w:pStyle w:val="ListParagraph"/>
            <w:numPr>
              <w:numId w:val="18"/>
            </w:numPr>
            <w:spacing w:after="0" w:line="240" w:lineRule="auto"/>
            <w:ind w:hanging="360"/>
          </w:pPr>
        </w:pPrChange>
      </w:pPr>
      <w:r>
        <w:rPr>
          <w:color w:val="000000"/>
          <w:rPrChange w:id="696" w:author="Author" w:date="2025-12-07T21:28:00Z" w16du:dateUtc="2025-12-08T05:28:00Z">
            <w:rPr/>
          </w:rPrChange>
        </w:rPr>
        <w:t xml:space="preserve">Freemarker manual: </w:t>
      </w:r>
      <w:del w:id="697" w:author="Author" w:date="2025-12-07T21:28:00Z" w16du:dateUtc="2025-12-08T05:28:00Z">
        <w:r w:rsidR="000D6014">
          <w:fldChar w:fldCharType="begin"/>
        </w:r>
        <w:r w:rsidR="000D6014">
          <w:delInstrText>HYPERLINK "https://freemarker.apache.org/docs/index.html"</w:delInstrText>
        </w:r>
        <w:r w:rsidR="000D6014">
          <w:fldChar w:fldCharType="separate"/>
        </w:r>
        <w:r w:rsidR="000D6014" w:rsidRPr="005E6F2F">
          <w:rPr>
            <w:rStyle w:val="Hyperlink"/>
          </w:rPr>
          <w:delText>https://freemarker.apache.org/docs/index.html</w:delText>
        </w:r>
        <w:r w:rsidR="000D6014">
          <w:fldChar w:fldCharType="end"/>
        </w:r>
      </w:del>
      <w:ins w:id="698" w:author="Author" w:date="2025-12-07T21:28:00Z" w16du:dateUtc="2025-12-08T05:28:00Z">
        <w:r>
          <w:fldChar w:fldCharType="begin"/>
        </w:r>
        <w:r>
          <w:instrText>HYPERLINK "https://freemarker.apache.org/docs/index.html" \h</w:instrText>
        </w:r>
        <w:r>
          <w:fldChar w:fldCharType="separate"/>
        </w:r>
        <w:r>
          <w:rPr>
            <w:color w:val="0000FF"/>
            <w:u w:val="single"/>
          </w:rPr>
          <w:t>https://freemarker.apache.org/docs/index.html</w:t>
        </w:r>
        <w:r>
          <w:fldChar w:fldCharType="end"/>
        </w:r>
      </w:ins>
      <w:r>
        <w:rPr>
          <w:color w:val="000000"/>
          <w:rPrChange w:id="699" w:author="Author" w:date="2025-12-07T21:28:00Z" w16du:dateUtc="2025-12-08T05:28:00Z">
            <w:rPr/>
          </w:rPrChange>
        </w:rPr>
        <w:t>.</w:t>
      </w:r>
    </w:p>
    <w:p w14:paraId="5F3BD7BC" w14:textId="2FFB6A5D" w:rsidR="00D8770C" w:rsidRDefault="00155DA0">
      <w:pPr>
        <w:numPr>
          <w:ilvl w:val="0"/>
          <w:numId w:val="6"/>
        </w:numPr>
        <w:pBdr>
          <w:top w:val="nil"/>
          <w:left w:val="nil"/>
          <w:bottom w:val="nil"/>
          <w:right w:val="nil"/>
          <w:between w:val="nil"/>
        </w:pBdr>
        <w:spacing w:after="0" w:line="240" w:lineRule="auto"/>
        <w:pPrChange w:id="700" w:author="Author" w:date="2025-12-07T21:28:00Z" w16du:dateUtc="2025-12-08T05:28:00Z">
          <w:pPr>
            <w:pStyle w:val="ListParagraph"/>
            <w:numPr>
              <w:numId w:val="18"/>
            </w:numPr>
            <w:spacing w:after="0" w:line="240" w:lineRule="auto"/>
            <w:ind w:hanging="360"/>
          </w:pPr>
        </w:pPrChange>
      </w:pPr>
      <w:r>
        <w:rPr>
          <w:color w:val="000000"/>
          <w:rPrChange w:id="701" w:author="Author" w:date="2025-12-07T21:28:00Z" w16du:dateUtc="2025-12-08T05:28:00Z">
            <w:rPr/>
          </w:rPrChange>
        </w:rPr>
        <w:t xml:space="preserve">Template Authors Guide: </w:t>
      </w:r>
      <w:del w:id="702" w:author="Author" w:date="2025-12-07T21:28:00Z" w16du:dateUtc="2025-12-08T05:28:00Z">
        <w:r w:rsidR="006E05DD">
          <w:fldChar w:fldCharType="begin"/>
        </w:r>
        <w:r w:rsidR="006E05DD">
          <w:delInstrText>HYPERLINK "https://freemarker.apache.org/docs/dgui.html"</w:delInstrText>
        </w:r>
        <w:r w:rsidR="006E05DD">
          <w:fldChar w:fldCharType="separate"/>
        </w:r>
        <w:r w:rsidR="006E05DD" w:rsidRPr="00BF1C80">
          <w:rPr>
            <w:rStyle w:val="Hyperlink"/>
          </w:rPr>
          <w:delText>https://freemarker.apache.org/docs/dgui.html</w:delText>
        </w:r>
        <w:r w:rsidR="006E05DD">
          <w:fldChar w:fldCharType="end"/>
        </w:r>
      </w:del>
      <w:ins w:id="703" w:author="Author" w:date="2025-12-07T21:28:00Z" w16du:dateUtc="2025-12-08T05:28:00Z">
        <w:r>
          <w:fldChar w:fldCharType="begin"/>
        </w:r>
        <w:r>
          <w:instrText>HYPERLINK "https://freemarker.apache.org/docs/dgui.html" \h</w:instrText>
        </w:r>
        <w:r>
          <w:fldChar w:fldCharType="separate"/>
        </w:r>
        <w:r>
          <w:rPr>
            <w:color w:val="0000FF"/>
            <w:u w:val="single"/>
          </w:rPr>
          <w:t>https://freemarker.apache.org/docs/dgui.html</w:t>
        </w:r>
        <w:r>
          <w:fldChar w:fldCharType="end"/>
        </w:r>
      </w:ins>
      <w:r>
        <w:rPr>
          <w:color w:val="000000"/>
          <w:rPrChange w:id="704" w:author="Author" w:date="2025-12-07T21:28:00Z" w16du:dateUtc="2025-12-08T05:28:00Z">
            <w:rPr/>
          </w:rPrChange>
        </w:rPr>
        <w:t>.</w:t>
      </w:r>
    </w:p>
    <w:p w14:paraId="15D02722" w14:textId="27603936" w:rsidR="00D8770C" w:rsidRDefault="00155DA0">
      <w:pPr>
        <w:numPr>
          <w:ilvl w:val="0"/>
          <w:numId w:val="6"/>
        </w:numPr>
        <w:pBdr>
          <w:top w:val="nil"/>
          <w:left w:val="nil"/>
          <w:bottom w:val="nil"/>
          <w:right w:val="nil"/>
          <w:between w:val="nil"/>
        </w:pBdr>
        <w:spacing w:after="0" w:line="240" w:lineRule="auto"/>
        <w:pPrChange w:id="705" w:author="Author" w:date="2025-12-07T21:28:00Z" w16du:dateUtc="2025-12-08T05:28:00Z">
          <w:pPr>
            <w:pStyle w:val="ListParagraph"/>
            <w:numPr>
              <w:numId w:val="18"/>
            </w:numPr>
            <w:spacing w:after="0" w:line="240" w:lineRule="auto"/>
            <w:ind w:hanging="360"/>
          </w:pPr>
        </w:pPrChange>
      </w:pPr>
      <w:r>
        <w:rPr>
          <w:color w:val="000000"/>
          <w:rPrChange w:id="706" w:author="Author" w:date="2025-12-07T21:28:00Z" w16du:dateUtc="2025-12-08T05:28:00Z">
            <w:rPr/>
          </w:rPrChange>
        </w:rPr>
        <w:t xml:space="preserve">Template tutorial: </w:t>
      </w:r>
      <w:del w:id="707" w:author="Author" w:date="2025-12-07T21:28:00Z" w16du:dateUtc="2025-12-08T05:28:00Z">
        <w:r w:rsidR="00C40277">
          <w:fldChar w:fldCharType="begin"/>
        </w:r>
        <w:r w:rsidR="00C40277">
          <w:delInstrText>HYPERLINK "https://www.concretepage.com/freemarker/java-freemarker-templates-ftl-tutorial-with-html-example"</w:delInstrText>
        </w:r>
        <w:r w:rsidR="00C40277">
          <w:fldChar w:fldCharType="separate"/>
        </w:r>
        <w:r w:rsidR="00C40277" w:rsidRPr="00327A6C">
          <w:rPr>
            <w:rStyle w:val="Hyperlink"/>
          </w:rPr>
          <w:delText>https://www.concretepage.com/freemarker/java-freemarker-templates-ftl-tutorial-with-html-example</w:delText>
        </w:r>
        <w:r w:rsidR="00C40277">
          <w:fldChar w:fldCharType="end"/>
        </w:r>
        <w:r w:rsidR="00C40277">
          <w:delText>.</w:delText>
        </w:r>
      </w:del>
      <w:ins w:id="708" w:author="Author" w:date="2025-12-07T21:28:00Z" w16du:dateUtc="2025-12-08T05:28:00Z">
        <w:r>
          <w:fldChar w:fldCharType="begin"/>
        </w:r>
        <w:r>
          <w:instrText>HYPERLINK "https://www.concretepage.com/freemarker/java-freemarker-templates-ftl-tutorial-with-html-example" \h</w:instrText>
        </w:r>
        <w:r>
          <w:fldChar w:fldCharType="separate"/>
        </w:r>
        <w:r>
          <w:rPr>
            <w:color w:val="0000FF"/>
            <w:u w:val="single"/>
          </w:rPr>
          <w:t>https://www.concretepage.com/freemarker/java-freemarker-templates-ftl-tutorial-with-html-example</w:t>
        </w:r>
        <w:r>
          <w:fldChar w:fldCharType="end"/>
        </w:r>
        <w:r>
          <w:rPr>
            <w:color w:val="000000"/>
          </w:rPr>
          <w:t>.</w:t>
        </w:r>
      </w:ins>
      <w:r>
        <w:rPr>
          <w:color w:val="000000"/>
          <w:rPrChange w:id="709" w:author="Author" w:date="2025-12-07T21:28:00Z" w16du:dateUtc="2025-12-08T05:28:00Z">
            <w:rPr/>
          </w:rPrChange>
        </w:rPr>
        <w:t xml:space="preserve"> </w:t>
      </w:r>
    </w:p>
    <w:p w14:paraId="159FECD4" w14:textId="77777777" w:rsidR="00477591" w:rsidRDefault="00155DA0" w:rsidP="00DE29BA">
      <w:pPr>
        <w:pStyle w:val="ListParagraph"/>
        <w:numPr>
          <w:ilvl w:val="0"/>
          <w:numId w:val="18"/>
        </w:numPr>
        <w:spacing w:after="0" w:line="240" w:lineRule="auto"/>
        <w:rPr>
          <w:del w:id="710" w:author="Author" w:date="2025-12-07T21:28:00Z" w16du:dateUtc="2025-12-08T05:28:00Z"/>
        </w:rPr>
      </w:pPr>
      <w:r>
        <w:rPr>
          <w:color w:val="000000"/>
          <w:rPrChange w:id="711" w:author="Author" w:date="2025-12-07T21:28:00Z" w16du:dateUtc="2025-12-08T05:28:00Z">
            <w:rPr/>
          </w:rPrChange>
        </w:rPr>
        <w:t xml:space="preserve">Freemarker templates as used by RedHat: </w:t>
      </w:r>
      <w:del w:id="712" w:author="Author" w:date="2025-12-07T21:28:00Z" w16du:dateUtc="2025-12-08T05:28:00Z">
        <w:r w:rsidR="00DE29BA">
          <w:fldChar w:fldCharType="begin"/>
        </w:r>
        <w:r w:rsidR="00DE29BA">
          <w:delInstrText>HYPERLINK "https://access.redhat.com/documentation/en-us/jboss_enterprise_soa_platform/5/html/smooks_user_guide/chap-templates"</w:delInstrText>
        </w:r>
        <w:r w:rsidR="00DE29BA">
          <w:fldChar w:fldCharType="separate"/>
        </w:r>
        <w:r w:rsidR="00DE29BA" w:rsidRPr="00327A6C">
          <w:delText>https://access.redhat.com/documentation/en-us/jboss_enterprise_soa_platform/5/html/smooks_user_guide/chap-templates</w:delText>
        </w:r>
        <w:r w:rsidR="00DE29BA">
          <w:fldChar w:fldCharType="end"/>
        </w:r>
      </w:del>
      <w:ins w:id="713" w:author="Author" w:date="2025-12-07T21:28:00Z" w16du:dateUtc="2025-12-08T05:28:00Z">
        <w:r>
          <w:fldChar w:fldCharType="begin"/>
        </w:r>
        <w:r>
          <w:instrText>HYPERLINK "https://access.redhat.com/documentation/en-us/jboss_enterprise_soa_platform/5/html/smooks_user_guide/chap-templates" \h</w:instrText>
        </w:r>
        <w:r>
          <w:fldChar w:fldCharType="separate"/>
        </w:r>
        <w:r>
          <w:rPr>
            <w:rFonts w:ascii="Calibri" w:eastAsia="Calibri" w:hAnsi="Calibri" w:cs="Calibri"/>
            <w:color w:val="0000FF"/>
            <w:u w:val="single"/>
          </w:rPr>
          <w:t>https://access.redhat.com/documentation/en-us/jboss_enterprise_soa_platform/5/html/smooks_user_guide/chap-templates</w:t>
        </w:r>
        <w:r>
          <w:fldChar w:fldCharType="end"/>
        </w:r>
      </w:ins>
      <w:r>
        <w:rPr>
          <w:color w:val="000000"/>
          <w:rPrChange w:id="714" w:author="Author" w:date="2025-12-07T21:28:00Z" w16du:dateUtc="2025-12-08T05:28:00Z">
            <w:rPr/>
          </w:rPrChange>
        </w:rPr>
        <w:t xml:space="preserve">. </w:t>
      </w:r>
    </w:p>
    <w:p w14:paraId="6D7A030A" w14:textId="334D370A" w:rsidR="00D8770C" w:rsidRDefault="00477591">
      <w:pPr>
        <w:numPr>
          <w:ilvl w:val="0"/>
          <w:numId w:val="6"/>
        </w:numPr>
        <w:pBdr>
          <w:top w:val="nil"/>
          <w:left w:val="nil"/>
          <w:bottom w:val="nil"/>
          <w:right w:val="nil"/>
          <w:between w:val="nil"/>
        </w:pBdr>
        <w:spacing w:after="0" w:line="240" w:lineRule="auto"/>
        <w:pPrChange w:id="715" w:author="Author" w:date="2025-12-07T21:28:00Z" w16du:dateUtc="2025-12-08T05:28:00Z">
          <w:pPr>
            <w:pStyle w:val="ListParagraph"/>
            <w:numPr>
              <w:numId w:val="18"/>
            </w:numPr>
            <w:spacing w:after="0" w:line="240" w:lineRule="auto"/>
            <w:ind w:hanging="360"/>
          </w:pPr>
        </w:pPrChange>
      </w:pPr>
      <w:del w:id="716" w:author="Author" w:date="2025-12-07T21:28:00Z" w16du:dateUtc="2025-12-08T05:28:00Z">
        <w:r>
          <w:delText xml:space="preserve">Convention over Configuration: </w:delText>
        </w:r>
        <w:r>
          <w:fldChar w:fldCharType="begin"/>
        </w:r>
        <w:r>
          <w:delInstrText>HYPERLINK "https://en.wikipedia.org/wiki/Convention_over_configuration"</w:delInstrText>
        </w:r>
        <w:r>
          <w:fldChar w:fldCharType="separate"/>
        </w:r>
        <w:r w:rsidRPr="00C36A06">
          <w:rPr>
            <w:rStyle w:val="Hyperlink"/>
          </w:rPr>
          <w:delText>https://en.wikipedia.org/wiki/Convention_over_configuration</w:delText>
        </w:r>
        <w:r>
          <w:fldChar w:fldCharType="end"/>
        </w:r>
        <w:r>
          <w:delText>.</w:delText>
        </w:r>
      </w:del>
      <w:ins w:id="717" w:author="Author" w:date="2025-12-07T21:28:00Z" w16du:dateUtc="2025-12-08T05:28:00Z">
        <w:r w:rsidR="00155DA0">
          <w:rPr>
            <w:color w:val="000000"/>
          </w:rPr>
          <w:t xml:space="preserve"> </w:t>
        </w:r>
      </w:ins>
      <w:r w:rsidR="00155DA0">
        <w:rPr>
          <w:color w:val="000000"/>
          <w:rPrChange w:id="718" w:author="Author" w:date="2025-12-07T21:28:00Z" w16du:dateUtc="2025-12-08T05:28:00Z">
            <w:rPr/>
          </w:rPrChange>
        </w:rPr>
        <w:t xml:space="preserve"> </w:t>
      </w:r>
    </w:p>
    <w:p w14:paraId="7CD37F9B" w14:textId="77777777" w:rsidR="00D8770C" w:rsidRDefault="00D8770C">
      <w:pPr>
        <w:spacing w:after="0" w:line="240" w:lineRule="auto"/>
      </w:pPr>
    </w:p>
    <w:p w14:paraId="58D34994" w14:textId="77777777" w:rsidR="00D8770C" w:rsidRDefault="00155DA0">
      <w:pPr>
        <w:spacing w:after="0" w:line="240" w:lineRule="auto"/>
        <w:rPr>
          <w:i/>
        </w:rPr>
      </w:pPr>
      <w:r>
        <w:rPr>
          <w:i/>
        </w:rPr>
        <w:t>Write your own Java Generator</w:t>
      </w:r>
    </w:p>
    <w:p w14:paraId="3CBA9EBD" w14:textId="77777777" w:rsidR="00D8770C" w:rsidRDefault="00D8770C">
      <w:pPr>
        <w:spacing w:after="0" w:line="240" w:lineRule="auto"/>
      </w:pPr>
    </w:p>
    <w:p w14:paraId="5E6888AF" w14:textId="46B31DDF" w:rsidR="00D8770C" w:rsidRDefault="00155DA0">
      <w:pPr>
        <w:numPr>
          <w:ilvl w:val="0"/>
          <w:numId w:val="4"/>
        </w:numPr>
        <w:pBdr>
          <w:top w:val="nil"/>
          <w:left w:val="nil"/>
          <w:bottom w:val="nil"/>
          <w:right w:val="nil"/>
          <w:between w:val="nil"/>
        </w:pBdr>
        <w:spacing w:after="0" w:line="240" w:lineRule="auto"/>
        <w:pPrChange w:id="719" w:author="Author" w:date="2025-12-07T21:28:00Z" w16du:dateUtc="2025-12-08T05:28:00Z">
          <w:pPr>
            <w:pStyle w:val="ListParagraph"/>
            <w:numPr>
              <w:numId w:val="17"/>
            </w:numPr>
            <w:spacing w:after="0" w:line="240" w:lineRule="auto"/>
            <w:ind w:hanging="360"/>
          </w:pPr>
        </w:pPrChange>
      </w:pPr>
      <w:r>
        <w:rPr>
          <w:color w:val="000000"/>
          <w:rPrChange w:id="720" w:author="Author" w:date="2025-12-07T21:28:00Z" w16du:dateUtc="2025-12-08T05:28:00Z">
            <w:rPr/>
          </w:rPrChange>
        </w:rPr>
        <w:t xml:space="preserve">Freemarker Java development tutorial-1: </w:t>
      </w:r>
      <w:del w:id="721" w:author="Author" w:date="2025-12-07T21:28:00Z" w16du:dateUtc="2025-12-08T05:28:00Z">
        <w:r w:rsidR="006E05DD">
          <w:fldChar w:fldCharType="begin"/>
        </w:r>
        <w:r w:rsidR="006E05DD">
          <w:delInstrText>HYPERLINK "http://zetcode.com/java/freemarker/"</w:delInstrText>
        </w:r>
        <w:r w:rsidR="006E05DD">
          <w:fldChar w:fldCharType="separate"/>
        </w:r>
        <w:r w:rsidR="006E05DD" w:rsidRPr="008C6D0E">
          <w:rPr>
            <w:rStyle w:val="Hyperlink"/>
          </w:rPr>
          <w:delText>http://zetcode.com/java/freemarker/</w:delText>
        </w:r>
        <w:r w:rsidR="006E05DD">
          <w:fldChar w:fldCharType="end"/>
        </w:r>
      </w:del>
      <w:ins w:id="722" w:author="Author" w:date="2025-12-07T21:28:00Z" w16du:dateUtc="2025-12-08T05:28:00Z">
        <w:r>
          <w:fldChar w:fldCharType="begin"/>
        </w:r>
        <w:r>
          <w:instrText>HYPERLINK "http://zetcode.com/java/freemarker/" \h</w:instrText>
        </w:r>
        <w:r>
          <w:fldChar w:fldCharType="separate"/>
        </w:r>
        <w:r>
          <w:rPr>
            <w:color w:val="0000FF"/>
            <w:u w:val="single"/>
          </w:rPr>
          <w:t>http://zetcode.com/java/freemarker/</w:t>
        </w:r>
        <w:r>
          <w:fldChar w:fldCharType="end"/>
        </w:r>
      </w:ins>
      <w:r>
        <w:rPr>
          <w:color w:val="000000"/>
          <w:rPrChange w:id="723" w:author="Author" w:date="2025-12-07T21:28:00Z" w16du:dateUtc="2025-12-08T05:28:00Z">
            <w:rPr/>
          </w:rPrChange>
        </w:rPr>
        <w:t>.</w:t>
      </w:r>
    </w:p>
    <w:p w14:paraId="6B507B1C" w14:textId="20C0BFEF" w:rsidR="00D8770C" w:rsidRDefault="00155DA0">
      <w:pPr>
        <w:numPr>
          <w:ilvl w:val="0"/>
          <w:numId w:val="4"/>
        </w:numPr>
        <w:pBdr>
          <w:top w:val="nil"/>
          <w:left w:val="nil"/>
          <w:bottom w:val="nil"/>
          <w:right w:val="nil"/>
          <w:between w:val="nil"/>
        </w:pBdr>
        <w:spacing w:after="0" w:line="240" w:lineRule="auto"/>
        <w:pPrChange w:id="724" w:author="Author" w:date="2025-12-07T21:28:00Z" w16du:dateUtc="2025-12-08T05:28:00Z">
          <w:pPr>
            <w:pStyle w:val="ListParagraph"/>
            <w:numPr>
              <w:numId w:val="17"/>
            </w:numPr>
            <w:spacing w:after="0" w:line="240" w:lineRule="auto"/>
            <w:ind w:hanging="360"/>
          </w:pPr>
        </w:pPrChange>
      </w:pPr>
      <w:r>
        <w:rPr>
          <w:color w:val="000000"/>
          <w:rPrChange w:id="725" w:author="Author" w:date="2025-12-07T21:28:00Z" w16du:dateUtc="2025-12-08T05:28:00Z">
            <w:rPr/>
          </w:rPrChange>
        </w:rPr>
        <w:t xml:space="preserve">Freemarker Java usage tutorial: </w:t>
      </w:r>
      <w:del w:id="726" w:author="Author" w:date="2025-12-07T21:28:00Z" w16du:dateUtc="2025-12-08T05:28:00Z">
        <w:r w:rsidR="005C71A3">
          <w:fldChar w:fldCharType="begin"/>
        </w:r>
        <w:r w:rsidR="005C71A3">
          <w:delInstrText>HYPERLINK "https://www.vogella.com/tutorials/FreeMarker/article.html"</w:delInstrText>
        </w:r>
        <w:r w:rsidR="005C71A3">
          <w:fldChar w:fldCharType="separate"/>
        </w:r>
        <w:r w:rsidR="005C71A3" w:rsidRPr="005E6F2F">
          <w:rPr>
            <w:rStyle w:val="Hyperlink"/>
          </w:rPr>
          <w:delText>https://www.vogella.com/tutorials/FreeMarker/article.html</w:delText>
        </w:r>
        <w:r w:rsidR="005C71A3">
          <w:fldChar w:fldCharType="end"/>
        </w:r>
        <w:r w:rsidR="005C71A3">
          <w:delText>.</w:delText>
        </w:r>
      </w:del>
      <w:ins w:id="727" w:author="Author" w:date="2025-12-07T21:28:00Z" w16du:dateUtc="2025-12-08T05:28:00Z">
        <w:r>
          <w:fldChar w:fldCharType="begin"/>
        </w:r>
        <w:r>
          <w:instrText>HYPERLINK "https://www.vogella.com/tutorials/FreeMarker/article.html" \h</w:instrText>
        </w:r>
        <w:r>
          <w:fldChar w:fldCharType="separate"/>
        </w:r>
        <w:r>
          <w:rPr>
            <w:color w:val="0000FF"/>
            <w:u w:val="single"/>
          </w:rPr>
          <w:t>https://www.vogella.com/tutorials/FreeMarker/article.html</w:t>
        </w:r>
        <w:r>
          <w:fldChar w:fldCharType="end"/>
        </w:r>
        <w:r>
          <w:rPr>
            <w:color w:val="000000"/>
          </w:rPr>
          <w:t>.</w:t>
        </w:r>
      </w:ins>
      <w:r>
        <w:rPr>
          <w:color w:val="000000"/>
          <w:rPrChange w:id="728" w:author="Author" w:date="2025-12-07T21:28:00Z" w16du:dateUtc="2025-12-08T05:28:00Z">
            <w:rPr/>
          </w:rPrChange>
        </w:rPr>
        <w:t xml:space="preserve"> </w:t>
      </w:r>
    </w:p>
    <w:p w14:paraId="098FE3B3" w14:textId="53D2D9B4" w:rsidR="00D8770C" w:rsidRDefault="00155DA0">
      <w:pPr>
        <w:numPr>
          <w:ilvl w:val="0"/>
          <w:numId w:val="4"/>
        </w:numPr>
        <w:pBdr>
          <w:top w:val="nil"/>
          <w:left w:val="nil"/>
          <w:bottom w:val="nil"/>
          <w:right w:val="nil"/>
          <w:between w:val="nil"/>
        </w:pBdr>
        <w:spacing w:after="0" w:line="240" w:lineRule="auto"/>
        <w:pPrChange w:id="729" w:author="Author" w:date="2025-12-07T21:28:00Z" w16du:dateUtc="2025-12-08T05:28:00Z">
          <w:pPr>
            <w:pStyle w:val="ListParagraph"/>
            <w:numPr>
              <w:numId w:val="17"/>
            </w:numPr>
            <w:spacing w:after="0" w:line="240" w:lineRule="auto"/>
            <w:ind w:hanging="360"/>
          </w:pPr>
        </w:pPrChange>
      </w:pPr>
      <w:r>
        <w:rPr>
          <w:color w:val="000000"/>
          <w:rPrChange w:id="730" w:author="Author" w:date="2025-12-07T21:28:00Z" w16du:dateUtc="2025-12-08T05:28:00Z">
            <w:rPr/>
          </w:rPrChange>
        </w:rPr>
        <w:t xml:space="preserve">Collected Freemarker tutorials: </w:t>
      </w:r>
      <w:del w:id="731" w:author="Author" w:date="2025-12-07T21:28:00Z" w16du:dateUtc="2025-12-08T05:28:00Z">
        <w:r w:rsidR="000D6014">
          <w:fldChar w:fldCharType="begin"/>
        </w:r>
        <w:r w:rsidR="000D6014">
          <w:delInstrText>HYPERLINK "https://www.concretepage.com/freemarker/"</w:delInstrText>
        </w:r>
        <w:r w:rsidR="000D6014">
          <w:fldChar w:fldCharType="separate"/>
        </w:r>
        <w:r w:rsidR="000D6014" w:rsidRPr="00BF1C80">
          <w:rPr>
            <w:rStyle w:val="Hyperlink"/>
          </w:rPr>
          <w:delText>https://www.concretepage.com/freemarker/</w:delText>
        </w:r>
        <w:r w:rsidR="000D6014">
          <w:fldChar w:fldCharType="end"/>
        </w:r>
      </w:del>
      <w:ins w:id="732" w:author="Author" w:date="2025-12-07T21:28:00Z" w16du:dateUtc="2025-12-08T05:28:00Z">
        <w:r>
          <w:fldChar w:fldCharType="begin"/>
        </w:r>
        <w:r>
          <w:instrText>HYPERLINK "https://www.concretepage.com/freemarker/" \h</w:instrText>
        </w:r>
        <w:r>
          <w:fldChar w:fldCharType="separate"/>
        </w:r>
        <w:r>
          <w:rPr>
            <w:color w:val="0000FF"/>
            <w:u w:val="single"/>
          </w:rPr>
          <w:t>https://www.concretepage.com/freemarker/</w:t>
        </w:r>
        <w:r>
          <w:fldChar w:fldCharType="end"/>
        </w:r>
      </w:ins>
      <w:r>
        <w:rPr>
          <w:color w:val="000000"/>
          <w:rPrChange w:id="733" w:author="Author" w:date="2025-12-07T21:28:00Z" w16du:dateUtc="2025-12-08T05:28:00Z">
            <w:rPr/>
          </w:rPrChange>
        </w:rPr>
        <w:t>.</w:t>
      </w:r>
    </w:p>
    <w:p w14:paraId="701F0DAF" w14:textId="77777777" w:rsidR="00D8770C" w:rsidRDefault="00D8770C">
      <w:pPr>
        <w:spacing w:after="0" w:line="240" w:lineRule="auto"/>
      </w:pPr>
    </w:p>
    <w:p w14:paraId="725CF399" w14:textId="77777777" w:rsidR="00D8770C" w:rsidRDefault="00155DA0">
      <w:pPr>
        <w:spacing w:after="0" w:line="240" w:lineRule="auto"/>
        <w:rPr>
          <w:i/>
        </w:rPr>
      </w:pPr>
      <w:r>
        <w:rPr>
          <w:i/>
        </w:rPr>
        <w:t>DemoDev Repository References</w:t>
      </w:r>
    </w:p>
    <w:p w14:paraId="72FA2CB0" w14:textId="77777777" w:rsidR="00D8770C" w:rsidRDefault="00D8770C">
      <w:pPr>
        <w:spacing w:after="0" w:line="240" w:lineRule="auto"/>
      </w:pPr>
    </w:p>
    <w:p w14:paraId="029162BD" w14:textId="516B4703" w:rsidR="00D8770C" w:rsidRDefault="00155DA0">
      <w:pPr>
        <w:numPr>
          <w:ilvl w:val="0"/>
          <w:numId w:val="10"/>
        </w:numPr>
        <w:pBdr>
          <w:top w:val="nil"/>
          <w:left w:val="nil"/>
          <w:bottom w:val="nil"/>
          <w:right w:val="nil"/>
          <w:between w:val="nil"/>
        </w:pBdr>
        <w:spacing w:after="0" w:line="240" w:lineRule="auto"/>
        <w:pPrChange w:id="734" w:author="Author" w:date="2025-12-07T21:28:00Z" w16du:dateUtc="2025-12-08T05:28:00Z">
          <w:pPr>
            <w:pStyle w:val="ListParagraph"/>
            <w:numPr>
              <w:numId w:val="13"/>
            </w:numPr>
            <w:spacing w:after="0" w:line="240" w:lineRule="auto"/>
            <w:ind w:hanging="360"/>
          </w:pPr>
        </w:pPrChange>
      </w:pPr>
      <w:r>
        <w:rPr>
          <w:color w:val="000000"/>
          <w:rPrChange w:id="735" w:author="Author" w:date="2025-12-07T21:28:00Z" w16du:dateUtc="2025-12-08T05:28:00Z">
            <w:rPr/>
          </w:rPrChange>
        </w:rPr>
        <w:t xml:space="preserve">The DemoDev repository: </w:t>
      </w:r>
      <w:del w:id="736" w:author="Author" w:date="2025-12-07T21:28:00Z" w16du:dateUtc="2025-12-08T05:28:00Z">
        <w:r w:rsidR="003C7F03">
          <w:fldChar w:fldCharType="begin"/>
        </w:r>
        <w:r w:rsidR="003C7F03">
          <w:delInstrText>HYPERLINK "https://github.com/DonaldET/DemoDev"</w:delInstrText>
        </w:r>
        <w:r w:rsidR="003C7F03">
          <w:fldChar w:fldCharType="separate"/>
        </w:r>
        <w:r w:rsidR="003C7F03" w:rsidRPr="002725F8">
          <w:rPr>
            <w:rStyle w:val="Hyperlink"/>
          </w:rPr>
          <w:delText>https://github.com/DonaldET/DemoDev</w:delText>
        </w:r>
        <w:r w:rsidR="003C7F03">
          <w:fldChar w:fldCharType="end"/>
        </w:r>
      </w:del>
      <w:ins w:id="737" w:author="Author" w:date="2025-12-07T21:28:00Z" w16du:dateUtc="2025-12-08T05:28:00Z">
        <w:r>
          <w:fldChar w:fldCharType="begin"/>
        </w:r>
        <w:r>
          <w:instrText>HYPERLINK "https://github.com/DonaldET/DemoDev" \h</w:instrText>
        </w:r>
        <w:r>
          <w:fldChar w:fldCharType="separate"/>
        </w:r>
        <w:r>
          <w:rPr>
            <w:color w:val="0000FF"/>
            <w:u w:val="single"/>
          </w:rPr>
          <w:t>https://github.com/DonaldET/DemoDev</w:t>
        </w:r>
        <w:r>
          <w:fldChar w:fldCharType="end"/>
        </w:r>
      </w:ins>
      <w:r>
        <w:rPr>
          <w:color w:val="000000"/>
          <w:rPrChange w:id="738" w:author="Author" w:date="2025-12-07T21:28:00Z" w16du:dateUtc="2025-12-08T05:28:00Z">
            <w:rPr/>
          </w:rPrChange>
        </w:rPr>
        <w:t>.</w:t>
      </w:r>
    </w:p>
    <w:p w14:paraId="1E859772" w14:textId="210371A8" w:rsidR="00D8770C" w:rsidRDefault="00155DA0">
      <w:pPr>
        <w:numPr>
          <w:ilvl w:val="0"/>
          <w:numId w:val="10"/>
        </w:numPr>
        <w:pBdr>
          <w:top w:val="nil"/>
          <w:left w:val="nil"/>
          <w:bottom w:val="nil"/>
          <w:right w:val="nil"/>
          <w:between w:val="nil"/>
        </w:pBdr>
        <w:spacing w:after="0" w:line="240" w:lineRule="auto"/>
        <w:pPrChange w:id="739" w:author="Author" w:date="2025-12-07T21:28:00Z" w16du:dateUtc="2025-12-08T05:28:00Z">
          <w:pPr>
            <w:pStyle w:val="ListParagraph"/>
            <w:numPr>
              <w:numId w:val="13"/>
            </w:numPr>
            <w:spacing w:after="0" w:line="240" w:lineRule="auto"/>
            <w:ind w:hanging="360"/>
          </w:pPr>
        </w:pPrChange>
      </w:pPr>
      <w:r>
        <w:rPr>
          <w:color w:val="000000"/>
          <w:rPrChange w:id="740" w:author="Author" w:date="2025-12-07T21:28:00Z" w16du:dateUtc="2025-12-08T05:28:00Z">
            <w:rPr/>
          </w:rPrChange>
        </w:rPr>
        <w:t xml:space="preserve">The template generation utility: </w:t>
      </w:r>
      <w:del w:id="741" w:author="Author" w:date="2025-12-07T21:28:00Z" w16du:dateUtc="2025-12-08T05:28:00Z">
        <w:r w:rsidR="009F38EC">
          <w:fldChar w:fldCharType="begin"/>
        </w:r>
        <w:r w:rsidR="009F38EC">
          <w:delInstrText>HYPERLINK "https://github.com/DonaldET/DemoDev/tree/master/dev-topics-generationutils"</w:delInstrText>
        </w:r>
        <w:r w:rsidR="009F38EC">
          <w:fldChar w:fldCharType="separate"/>
        </w:r>
        <w:r w:rsidR="009F38EC" w:rsidRPr="00205B00">
          <w:rPr>
            <w:rStyle w:val="Hyperlink"/>
          </w:rPr>
          <w:delText>https://github.com/DonaldET/DemoDev/tree/master/dev-topics-generationutils</w:delText>
        </w:r>
        <w:r w:rsidR="009F38EC">
          <w:fldChar w:fldCharType="end"/>
        </w:r>
      </w:del>
      <w:ins w:id="742" w:author="Author" w:date="2025-12-07T21:28:00Z" w16du:dateUtc="2025-12-08T05:28:00Z">
        <w:r>
          <w:fldChar w:fldCharType="begin"/>
        </w:r>
        <w:r>
          <w:instrText>HYPERLINK "https://github.com/DonaldET/DemoDev/tree/master/dev-topics-generationutils" \h</w:instrText>
        </w:r>
        <w:r>
          <w:fldChar w:fldCharType="separate"/>
        </w:r>
        <w:r>
          <w:rPr>
            <w:color w:val="0000FF"/>
            <w:u w:val="single"/>
          </w:rPr>
          <w:t>https://github.com/DonaldET/DemoDev/tree/master/dev-topics-generationutils</w:t>
        </w:r>
        <w:r>
          <w:fldChar w:fldCharType="end"/>
        </w:r>
      </w:ins>
      <w:r>
        <w:rPr>
          <w:color w:val="000000"/>
          <w:rPrChange w:id="743" w:author="Author" w:date="2025-12-07T21:28:00Z" w16du:dateUtc="2025-12-08T05:28:00Z">
            <w:rPr/>
          </w:rPrChange>
        </w:rPr>
        <w:t xml:space="preserve">. </w:t>
      </w:r>
    </w:p>
    <w:p w14:paraId="060FBF65" w14:textId="776FC9B9" w:rsidR="00D8770C" w:rsidRDefault="00155DA0">
      <w:pPr>
        <w:numPr>
          <w:ilvl w:val="0"/>
          <w:numId w:val="10"/>
        </w:numPr>
        <w:pBdr>
          <w:top w:val="nil"/>
          <w:left w:val="nil"/>
          <w:bottom w:val="nil"/>
          <w:right w:val="nil"/>
          <w:between w:val="nil"/>
        </w:pBdr>
        <w:spacing w:after="0" w:line="240" w:lineRule="auto"/>
        <w:pPrChange w:id="744" w:author="Author" w:date="2025-12-07T21:28:00Z" w16du:dateUtc="2025-12-08T05:28:00Z">
          <w:pPr>
            <w:pStyle w:val="ListParagraph"/>
            <w:numPr>
              <w:numId w:val="13"/>
            </w:numPr>
            <w:spacing w:after="0" w:line="240" w:lineRule="auto"/>
            <w:ind w:hanging="360"/>
          </w:pPr>
        </w:pPrChange>
      </w:pPr>
      <w:r>
        <w:rPr>
          <w:color w:val="000000"/>
          <w:rPrChange w:id="745" w:author="Author" w:date="2025-12-07T21:28:00Z" w16du:dateUtc="2025-12-08T05:28:00Z">
            <w:rPr/>
          </w:rPrChange>
        </w:rPr>
        <w:t xml:space="preserve">This ANT example: </w:t>
      </w:r>
      <w:del w:id="746" w:author="Author" w:date="2025-12-07T21:28:00Z" w16du:dateUtc="2025-12-08T05:28:00Z">
        <w:r w:rsidR="009F38EC">
          <w:fldChar w:fldCharType="begin"/>
        </w:r>
        <w:r w:rsidR="009F38EC">
          <w:delInstrText>HYPERLINK "https://github.com/DonaldET/DemoDev/tree/master/dev-topics-generationutils/example/builder"</w:delInstrText>
        </w:r>
        <w:r w:rsidR="009F38EC">
          <w:fldChar w:fldCharType="separate"/>
        </w:r>
        <w:r w:rsidR="009F38EC" w:rsidRPr="00205B00">
          <w:rPr>
            <w:rStyle w:val="Hyperlink"/>
          </w:rPr>
          <w:delText>https://github.com/DonaldET/DemoDev/tree/master/dev-topics-generationutils/example/builder</w:delText>
        </w:r>
        <w:r w:rsidR="009F38EC">
          <w:fldChar w:fldCharType="end"/>
        </w:r>
        <w:r w:rsidR="009F38EC">
          <w:delText>.</w:delText>
        </w:r>
      </w:del>
      <w:ins w:id="747" w:author="Author" w:date="2025-12-07T21:28:00Z" w16du:dateUtc="2025-12-08T05:28:00Z">
        <w:r>
          <w:fldChar w:fldCharType="begin"/>
        </w:r>
        <w:r>
          <w:instrText>HYPERLINK "https://github.com/DonaldET/DemoDev/tree/master/dev-topics-generationutils/example/builder" \h</w:instrText>
        </w:r>
        <w:r>
          <w:fldChar w:fldCharType="separate"/>
        </w:r>
        <w:r>
          <w:rPr>
            <w:color w:val="0000FF"/>
            <w:u w:val="single"/>
          </w:rPr>
          <w:t>https://github.com/DonaldET/DemoDev/tree/master/dev-topics-generationutils/example/builder</w:t>
        </w:r>
        <w:r>
          <w:fldChar w:fldCharType="end"/>
        </w:r>
        <w:r>
          <w:rPr>
            <w:color w:val="000000"/>
          </w:rPr>
          <w:t>.</w:t>
        </w:r>
      </w:ins>
      <w:r>
        <w:rPr>
          <w:color w:val="000000"/>
          <w:rPrChange w:id="748" w:author="Author" w:date="2025-12-07T21:28:00Z" w16du:dateUtc="2025-12-08T05:28:00Z">
            <w:rPr/>
          </w:rPrChange>
        </w:rPr>
        <w:t xml:space="preserve">  </w:t>
      </w:r>
    </w:p>
    <w:p w14:paraId="252E3B0B" w14:textId="77777777" w:rsidR="00D8770C" w:rsidRDefault="00D8770C">
      <w:pPr>
        <w:tabs>
          <w:tab w:val="left" w:pos="1124"/>
        </w:tabs>
        <w:spacing w:after="0" w:line="240" w:lineRule="auto"/>
      </w:pPr>
    </w:p>
    <w:p w14:paraId="799BD50E" w14:textId="77777777" w:rsidR="00D8770C" w:rsidRDefault="00155DA0">
      <w:pPr>
        <w:pStyle w:val="Heading2"/>
        <w:spacing w:before="0" w:line="240" w:lineRule="auto"/>
      </w:pPr>
      <w:r>
        <w:t xml:space="preserve">Appendix A – </w:t>
      </w:r>
      <w:proofErr w:type="spellStart"/>
      <w:r>
        <w:t>TextSourceGeneratorRunner</w:t>
      </w:r>
      <w:proofErr w:type="spellEnd"/>
      <w:r>
        <w:t xml:space="preserve"> command line interface</w:t>
      </w:r>
    </w:p>
    <w:p w14:paraId="6A4985E6" w14:textId="77777777" w:rsidR="00D8770C" w:rsidRDefault="00D8770C">
      <w:pPr>
        <w:spacing w:after="0" w:line="240" w:lineRule="auto"/>
      </w:pPr>
    </w:p>
    <w:p w14:paraId="21A2C6A9" w14:textId="77777777" w:rsidR="00D8770C" w:rsidRDefault="00155DA0">
      <w:pPr>
        <w:spacing w:after="0" w:line="240" w:lineRule="auto"/>
        <w:rPr>
          <w:rFonts w:ascii="Consolas" w:eastAsia="Consolas" w:hAnsi="Consolas" w:cs="Consolas"/>
          <w:sz w:val="18"/>
          <w:szCs w:val="18"/>
        </w:rPr>
        <w:pPrChange w:id="749"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defaultContext</w:t>
      </w:r>
      <w:proofErr w:type="spellEnd"/>
      <w:r>
        <w:rPr>
          <w:rFonts w:ascii="Consolas" w:eastAsia="Consolas" w:hAnsi="Consolas" w:cs="Consolas"/>
          <w:sz w:val="18"/>
          <w:szCs w:val="18"/>
        </w:rPr>
        <w:t xml:space="preserve"> VAL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 file with properties definitions to use as the</w:t>
      </w:r>
    </w:p>
    <w:p w14:paraId="7CAC0FC4" w14:textId="77777777" w:rsidR="00D8770C" w:rsidRDefault="00155DA0">
      <w:pPr>
        <w:spacing w:after="0" w:line="240" w:lineRule="auto"/>
        <w:rPr>
          <w:rFonts w:ascii="Consolas" w:eastAsia="Consolas" w:hAnsi="Consolas" w:cs="Consolas"/>
          <w:sz w:val="18"/>
          <w:szCs w:val="18"/>
        </w:rPr>
        <w:pPrChange w:id="750"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 xml:space="preserve">REQUIRED]   </w:t>
      </w:r>
      <w:proofErr w:type="gramEnd"/>
      <w:r>
        <w:rPr>
          <w:rFonts w:ascii="Consolas" w:eastAsia="Consolas" w:hAnsi="Consolas" w:cs="Consolas"/>
          <w:sz w:val="18"/>
          <w:szCs w:val="18"/>
        </w:rPr>
        <w:t xml:space="preserve">              primary context</w:t>
      </w:r>
    </w:p>
    <w:p w14:paraId="6FE5D241" w14:textId="77777777" w:rsidR="00D8770C" w:rsidRDefault="00155DA0">
      <w:pPr>
        <w:spacing w:after="0" w:line="240" w:lineRule="auto"/>
        <w:rPr>
          <w:rFonts w:ascii="Consolas" w:eastAsia="Consolas" w:hAnsi="Consolas" w:cs="Consolas"/>
          <w:sz w:val="18"/>
          <w:szCs w:val="18"/>
        </w:rPr>
        <w:pPrChange w:id="751"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
    <w:p w14:paraId="5EBFF1C9" w14:textId="77777777" w:rsidR="00D8770C" w:rsidRDefault="00155DA0">
      <w:pPr>
        <w:spacing w:after="0" w:line="240" w:lineRule="auto"/>
        <w:rPr>
          <w:rFonts w:ascii="Consolas" w:eastAsia="Consolas" w:hAnsi="Consolas" w:cs="Consolas"/>
          <w:sz w:val="18"/>
          <w:szCs w:val="18"/>
        </w:rPr>
        <w:pPrChange w:id="752"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overrideContextList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VAL :</w:t>
      </w:r>
      <w:proofErr w:type="gramEnd"/>
      <w:r>
        <w:rPr>
          <w:rFonts w:ascii="Consolas" w:eastAsia="Consolas" w:hAnsi="Consolas" w:cs="Consolas"/>
          <w:sz w:val="18"/>
          <w:szCs w:val="18"/>
        </w:rPr>
        <w:t xml:space="preserve"> A comma separated list file names of properties</w:t>
      </w:r>
    </w:p>
    <w:p w14:paraId="04AB94B3" w14:textId="77777777" w:rsidR="00D8770C" w:rsidRDefault="00155DA0">
      <w:pPr>
        <w:spacing w:after="0" w:line="240" w:lineRule="auto"/>
        <w:rPr>
          <w:rFonts w:ascii="Consolas" w:eastAsia="Consolas" w:hAnsi="Consolas" w:cs="Consolas"/>
          <w:sz w:val="18"/>
          <w:szCs w:val="18"/>
        </w:rPr>
        <w:pPrChange w:id="753"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definitions to augment the primary context</w:t>
      </w:r>
    </w:p>
    <w:p w14:paraId="457440FD" w14:textId="77777777" w:rsidR="00D8770C" w:rsidRDefault="00D8770C">
      <w:pPr>
        <w:spacing w:after="0" w:line="240" w:lineRule="auto"/>
        <w:rPr>
          <w:rFonts w:ascii="Consolas" w:eastAsia="Consolas" w:hAnsi="Consolas" w:cs="Consolas"/>
          <w:sz w:val="18"/>
          <w:szCs w:val="18"/>
        </w:rPr>
        <w:pPrChange w:id="754" w:author="Author" w:date="2025-12-07T21:28:00Z" w16du:dateUtc="2025-12-08T05:28:00Z">
          <w:pPr>
            <w:autoSpaceDE w:val="0"/>
            <w:autoSpaceDN w:val="0"/>
            <w:adjustRightInd w:val="0"/>
            <w:spacing w:after="0" w:line="240" w:lineRule="auto"/>
          </w:pPr>
        </w:pPrChange>
      </w:pPr>
    </w:p>
    <w:p w14:paraId="17EDF8F6" w14:textId="77777777" w:rsidR="00D8770C" w:rsidRDefault="00155DA0">
      <w:pPr>
        <w:spacing w:after="0" w:line="240" w:lineRule="auto"/>
        <w:rPr>
          <w:rFonts w:ascii="Consolas" w:eastAsia="Consolas" w:hAnsi="Consolas" w:cs="Consolas"/>
          <w:sz w:val="18"/>
          <w:szCs w:val="18"/>
        </w:rPr>
        <w:pPrChange w:id="755"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srcDir</w:t>
      </w:r>
      <w:proofErr w:type="spellEnd"/>
      <w:r>
        <w:rPr>
          <w:rFonts w:ascii="Consolas" w:eastAsia="Consolas" w:hAnsi="Consolas" w:cs="Consolas"/>
          <w:sz w:val="18"/>
          <w:szCs w:val="18"/>
        </w:rPr>
        <w:t xml:space="preserve"> VAL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Defines base directory for all text templates</w:t>
      </w:r>
    </w:p>
    <w:p w14:paraId="1F74C10C" w14:textId="77777777" w:rsidR="00D8770C" w:rsidRDefault="00155DA0">
      <w:pPr>
        <w:spacing w:after="0" w:line="240" w:lineRule="auto"/>
        <w:rPr>
          <w:rFonts w:ascii="Consolas" w:eastAsia="Consolas" w:hAnsi="Consolas" w:cs="Consolas"/>
          <w:sz w:val="18"/>
          <w:szCs w:val="18"/>
        </w:rPr>
        <w:pPrChange w:id="756"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(source) files</w:t>
      </w:r>
    </w:p>
    <w:p w14:paraId="5D1EAE5E" w14:textId="77777777" w:rsidR="00D8770C" w:rsidRDefault="00155DA0">
      <w:pPr>
        <w:spacing w:after="0" w:line="240" w:lineRule="auto"/>
        <w:rPr>
          <w:rFonts w:ascii="Consolas" w:eastAsia="Consolas" w:hAnsi="Consolas" w:cs="Consolas"/>
          <w:sz w:val="18"/>
          <w:szCs w:val="18"/>
        </w:rPr>
        <w:pPrChange w:id="757"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
    <w:p w14:paraId="7D143126" w14:textId="77777777" w:rsidR="00D8770C" w:rsidRDefault="00155DA0">
      <w:pPr>
        <w:spacing w:after="0" w:line="240" w:lineRule="auto"/>
        <w:rPr>
          <w:rFonts w:ascii="Consolas" w:eastAsia="Consolas" w:hAnsi="Consolas" w:cs="Consolas"/>
          <w:sz w:val="18"/>
          <w:szCs w:val="18"/>
        </w:rPr>
        <w:pPrChange w:id="758"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templateList</w:t>
      </w:r>
      <w:proofErr w:type="spellEnd"/>
      <w:r>
        <w:rPr>
          <w:rFonts w:ascii="Consolas" w:eastAsia="Consolas" w:hAnsi="Consolas" w:cs="Consolas"/>
          <w:sz w:val="18"/>
          <w:szCs w:val="18"/>
        </w:rPr>
        <w:t xml:space="preserve"> VAL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 comma separated list source file names, found</w:t>
      </w:r>
    </w:p>
    <w:p w14:paraId="0AAE7951" w14:textId="77777777" w:rsidR="00D8770C" w:rsidRDefault="00155DA0">
      <w:pPr>
        <w:spacing w:after="0" w:line="240" w:lineRule="auto"/>
        <w:rPr>
          <w:rFonts w:ascii="Consolas" w:eastAsia="Consolas" w:hAnsi="Consolas" w:cs="Consolas"/>
          <w:sz w:val="18"/>
          <w:szCs w:val="18"/>
        </w:rPr>
        <w:pPrChange w:id="759"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REQUIRED]   </w:t>
      </w:r>
      <w:proofErr w:type="gramEnd"/>
      <w:r>
        <w:rPr>
          <w:rFonts w:ascii="Consolas" w:eastAsia="Consolas" w:hAnsi="Consolas" w:cs="Consolas"/>
          <w:sz w:val="18"/>
          <w:szCs w:val="18"/>
        </w:rPr>
        <w:t xml:space="preserve">              under </w:t>
      </w:r>
      <w:proofErr w:type="spellStart"/>
      <w:r>
        <w:rPr>
          <w:rFonts w:ascii="Consolas" w:eastAsia="Consolas" w:hAnsi="Consolas" w:cs="Consolas"/>
          <w:sz w:val="18"/>
          <w:szCs w:val="18"/>
        </w:rPr>
        <w:t>srcDir</w:t>
      </w:r>
      <w:proofErr w:type="spellEnd"/>
      <w:r>
        <w:rPr>
          <w:rFonts w:ascii="Consolas" w:eastAsia="Consolas" w:hAnsi="Consolas" w:cs="Consolas"/>
          <w:sz w:val="18"/>
          <w:szCs w:val="18"/>
        </w:rPr>
        <w:t>, of templates to process</w:t>
      </w:r>
    </w:p>
    <w:p w14:paraId="6270CB4D" w14:textId="77777777" w:rsidR="00D8770C" w:rsidRDefault="00155DA0">
      <w:pPr>
        <w:spacing w:after="0" w:line="240" w:lineRule="auto"/>
        <w:rPr>
          <w:rFonts w:ascii="Consolas" w:eastAsia="Consolas" w:hAnsi="Consolas" w:cs="Consolas"/>
          <w:sz w:val="18"/>
          <w:szCs w:val="18"/>
        </w:rPr>
        <w:pPrChange w:id="760"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
    <w:p w14:paraId="1C342FA0" w14:textId="77777777" w:rsidR="00D8770C" w:rsidRDefault="00155DA0">
      <w:pPr>
        <w:spacing w:after="0" w:line="240" w:lineRule="auto"/>
        <w:rPr>
          <w:rFonts w:ascii="Consolas" w:eastAsia="Consolas" w:hAnsi="Consolas" w:cs="Consolas"/>
          <w:sz w:val="18"/>
          <w:szCs w:val="18"/>
        </w:rPr>
        <w:pPrChange w:id="761"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dstDir</w:t>
      </w:r>
      <w:proofErr w:type="spellEnd"/>
      <w:r>
        <w:rPr>
          <w:rFonts w:ascii="Consolas" w:eastAsia="Consolas" w:hAnsi="Consolas" w:cs="Consolas"/>
          <w:sz w:val="18"/>
          <w:szCs w:val="18"/>
        </w:rPr>
        <w:t xml:space="preserve"> VAL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Defines base target directory for all generated</w:t>
      </w:r>
    </w:p>
    <w:p w14:paraId="1913E11F" w14:textId="77777777" w:rsidR="00D8770C" w:rsidRDefault="00155DA0">
      <w:pPr>
        <w:spacing w:after="0" w:line="240" w:lineRule="auto"/>
        <w:rPr>
          <w:rFonts w:ascii="Consolas" w:eastAsia="Consolas" w:hAnsi="Consolas" w:cs="Consolas"/>
          <w:sz w:val="18"/>
          <w:szCs w:val="18"/>
        </w:rPr>
        <w:pPrChange w:id="762"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REQUIRED]   </w:t>
      </w:r>
      <w:proofErr w:type="gramEnd"/>
      <w:r>
        <w:rPr>
          <w:rFonts w:ascii="Consolas" w:eastAsia="Consolas" w:hAnsi="Consolas" w:cs="Consolas"/>
          <w:sz w:val="18"/>
          <w:szCs w:val="18"/>
        </w:rPr>
        <w:t xml:space="preserve">              text files</w:t>
      </w:r>
    </w:p>
    <w:p w14:paraId="2AB02D7E" w14:textId="77777777" w:rsidR="00D8770C" w:rsidRDefault="00155DA0">
      <w:pPr>
        <w:spacing w:after="0" w:line="240" w:lineRule="auto"/>
        <w:rPr>
          <w:rFonts w:ascii="Consolas" w:eastAsia="Consolas" w:hAnsi="Consolas" w:cs="Consolas"/>
          <w:sz w:val="18"/>
          <w:szCs w:val="18"/>
        </w:rPr>
        <w:pPrChange w:id="763"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
    <w:p w14:paraId="43CDFC56" w14:textId="77777777" w:rsidR="00D8770C" w:rsidRDefault="00155DA0">
      <w:pPr>
        <w:spacing w:after="0" w:line="240" w:lineRule="auto"/>
        <w:rPr>
          <w:rFonts w:ascii="Consolas" w:eastAsia="Consolas" w:hAnsi="Consolas" w:cs="Consolas"/>
          <w:sz w:val="18"/>
          <w:szCs w:val="18"/>
        </w:rPr>
        <w:pPrChange w:id="764"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generatedFileList</w:t>
      </w:r>
      <w:proofErr w:type="spellEnd"/>
      <w:r>
        <w:rPr>
          <w:rFonts w:ascii="Consolas" w:eastAsia="Consolas" w:hAnsi="Consolas" w:cs="Consolas"/>
          <w:sz w:val="18"/>
          <w:szCs w:val="18"/>
        </w:rPr>
        <w:t xml:space="preserve"> VAL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 comma separated list file names, found under</w:t>
      </w:r>
    </w:p>
    <w:p w14:paraId="5056469C" w14:textId="77777777" w:rsidR="00D8770C" w:rsidRDefault="00155DA0">
      <w:pPr>
        <w:spacing w:after="0" w:line="240" w:lineRule="auto"/>
        <w:rPr>
          <w:rFonts w:ascii="Consolas" w:eastAsia="Consolas" w:hAnsi="Consolas" w:cs="Consolas"/>
          <w:sz w:val="18"/>
          <w:szCs w:val="18"/>
        </w:rPr>
        <w:pPrChange w:id="765"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REQUIRED]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dstDir</w:t>
      </w:r>
      <w:proofErr w:type="spellEnd"/>
      <w:r>
        <w:rPr>
          <w:rFonts w:ascii="Consolas" w:eastAsia="Consolas" w:hAnsi="Consolas" w:cs="Consolas"/>
          <w:sz w:val="18"/>
          <w:szCs w:val="18"/>
        </w:rPr>
        <w:t>, of generated files from processing</w:t>
      </w:r>
    </w:p>
    <w:p w14:paraId="18DFA092" w14:textId="77777777" w:rsidR="00D8770C" w:rsidRDefault="00155DA0">
      <w:pPr>
        <w:spacing w:after="0" w:line="240" w:lineRule="auto"/>
        <w:rPr>
          <w:rFonts w:ascii="Consolas" w:eastAsia="Consolas" w:hAnsi="Consolas" w:cs="Consolas"/>
          <w:sz w:val="18"/>
          <w:szCs w:val="18"/>
        </w:rPr>
        <w:pPrChange w:id="766"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templates and contexts</w:t>
      </w:r>
    </w:p>
    <w:p w14:paraId="561FC8F8" w14:textId="77777777" w:rsidR="00D8770C" w:rsidRDefault="00D8770C">
      <w:pPr>
        <w:spacing w:after="0" w:line="240" w:lineRule="auto"/>
        <w:rPr>
          <w:rFonts w:ascii="Consolas" w:eastAsia="Consolas" w:hAnsi="Consolas" w:cs="Consolas"/>
          <w:sz w:val="18"/>
          <w:szCs w:val="18"/>
        </w:rPr>
        <w:pPrChange w:id="767" w:author="Author" w:date="2025-12-07T21:28:00Z" w16du:dateUtc="2025-12-08T05:28:00Z">
          <w:pPr>
            <w:autoSpaceDE w:val="0"/>
            <w:autoSpaceDN w:val="0"/>
            <w:adjustRightInd w:val="0"/>
            <w:spacing w:after="0" w:line="240" w:lineRule="auto"/>
          </w:pPr>
        </w:pPrChange>
      </w:pPr>
    </w:p>
    <w:p w14:paraId="1C6DBA52" w14:textId="77777777" w:rsidR="00D8770C" w:rsidRDefault="00155DA0">
      <w:pPr>
        <w:spacing w:after="0" w:line="240" w:lineRule="auto"/>
        <w:rPr>
          <w:rFonts w:ascii="Consolas" w:eastAsia="Consolas" w:hAnsi="Consolas" w:cs="Consolas"/>
          <w:sz w:val="18"/>
          <w:szCs w:val="18"/>
        </w:rPr>
        <w:pPrChange w:id="768"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Usage:  -</w:t>
      </w:r>
      <w:proofErr w:type="spellStart"/>
      <w:r>
        <w:rPr>
          <w:rFonts w:ascii="Consolas" w:eastAsia="Consolas" w:hAnsi="Consolas" w:cs="Consolas"/>
          <w:sz w:val="18"/>
          <w:szCs w:val="18"/>
        </w:rPr>
        <w:t>defaultContext</w:t>
      </w:r>
      <w:proofErr w:type="spellEnd"/>
      <w:r>
        <w:rPr>
          <w:rFonts w:ascii="Consolas" w:eastAsia="Consolas" w:hAnsi="Consolas" w:cs="Consolas"/>
          <w:sz w:val="18"/>
          <w:szCs w:val="18"/>
        </w:rPr>
        <w:t xml:space="preserve"> VAL -</w:t>
      </w:r>
      <w:proofErr w:type="spellStart"/>
      <w:r>
        <w:rPr>
          <w:rFonts w:ascii="Consolas" w:eastAsia="Consolas" w:hAnsi="Consolas" w:cs="Consolas"/>
          <w:sz w:val="18"/>
          <w:szCs w:val="18"/>
        </w:rPr>
        <w:t>dstDir</w:t>
      </w:r>
      <w:proofErr w:type="spellEnd"/>
      <w:r>
        <w:rPr>
          <w:rFonts w:ascii="Consolas" w:eastAsia="Consolas" w:hAnsi="Consolas" w:cs="Consolas"/>
          <w:sz w:val="18"/>
          <w:szCs w:val="18"/>
        </w:rPr>
        <w:t xml:space="preserve"> VAL -</w:t>
      </w:r>
      <w:proofErr w:type="spellStart"/>
      <w:r>
        <w:rPr>
          <w:rFonts w:ascii="Consolas" w:eastAsia="Consolas" w:hAnsi="Consolas" w:cs="Consolas"/>
          <w:sz w:val="18"/>
          <w:szCs w:val="18"/>
        </w:rPr>
        <w:t>generatedFileList</w:t>
      </w:r>
      <w:proofErr w:type="spellEnd"/>
      <w:r>
        <w:rPr>
          <w:rFonts w:ascii="Consolas" w:eastAsia="Consolas" w:hAnsi="Consolas" w:cs="Consolas"/>
          <w:sz w:val="18"/>
          <w:szCs w:val="18"/>
        </w:rPr>
        <w:t xml:space="preserve"> VAL -</w:t>
      </w:r>
      <w:proofErr w:type="spellStart"/>
      <w:r>
        <w:rPr>
          <w:rFonts w:ascii="Consolas" w:eastAsia="Consolas" w:hAnsi="Consolas" w:cs="Consolas"/>
          <w:sz w:val="18"/>
          <w:szCs w:val="18"/>
        </w:rPr>
        <w:t>overrideContextList</w:t>
      </w:r>
      <w:proofErr w:type="spellEnd"/>
      <w:r>
        <w:rPr>
          <w:rFonts w:ascii="Consolas" w:eastAsia="Consolas" w:hAnsi="Consolas" w:cs="Consolas"/>
          <w:sz w:val="18"/>
          <w:szCs w:val="18"/>
        </w:rPr>
        <w:t xml:space="preserve"> VAL \</w:t>
      </w:r>
    </w:p>
    <w:p w14:paraId="3891A8AB" w14:textId="77777777" w:rsidR="00D8770C" w:rsidRDefault="00155DA0">
      <w:pPr>
        <w:spacing w:after="0" w:line="240" w:lineRule="auto"/>
        <w:rPr>
          <w:rFonts w:ascii="Consolas" w:eastAsia="Consolas" w:hAnsi="Consolas" w:cs="Consolas"/>
          <w:sz w:val="24"/>
          <w:szCs w:val="24"/>
        </w:rPr>
        <w:pPrChange w:id="769" w:author="Author" w:date="2025-12-07T21:28:00Z" w16du:dateUtc="2025-12-08T05:28:00Z">
          <w:pPr>
            <w:autoSpaceDE w:val="0"/>
            <w:autoSpaceDN w:val="0"/>
            <w:adjustRightInd w:val="0"/>
            <w:spacing w:after="0" w:line="240" w:lineRule="auto"/>
          </w:pPr>
        </w:pPrChange>
      </w:pPr>
      <w:r>
        <w:rPr>
          <w:rFonts w:ascii="Consolas" w:eastAsia="Consolas" w:hAnsi="Consolas" w:cs="Consolas"/>
          <w:sz w:val="18"/>
          <w:szCs w:val="18"/>
        </w:rPr>
        <w:t xml:space="preserve">          -</w:t>
      </w:r>
      <w:proofErr w:type="spellStart"/>
      <w:r>
        <w:rPr>
          <w:rFonts w:ascii="Consolas" w:eastAsia="Consolas" w:hAnsi="Consolas" w:cs="Consolas"/>
          <w:sz w:val="18"/>
          <w:szCs w:val="18"/>
        </w:rPr>
        <w:t>srcDir</w:t>
      </w:r>
      <w:proofErr w:type="spellEnd"/>
      <w:r>
        <w:rPr>
          <w:rFonts w:ascii="Consolas" w:eastAsia="Consolas" w:hAnsi="Consolas" w:cs="Consolas"/>
          <w:sz w:val="18"/>
          <w:szCs w:val="18"/>
        </w:rPr>
        <w:t xml:space="preserve"> VAL -</w:t>
      </w:r>
      <w:proofErr w:type="spellStart"/>
      <w:r>
        <w:rPr>
          <w:rFonts w:ascii="Consolas" w:eastAsia="Consolas" w:hAnsi="Consolas" w:cs="Consolas"/>
          <w:sz w:val="18"/>
          <w:szCs w:val="18"/>
        </w:rPr>
        <w:t>templateList</w:t>
      </w:r>
      <w:proofErr w:type="spellEnd"/>
      <w:r>
        <w:rPr>
          <w:rFonts w:ascii="Consolas" w:eastAsia="Consolas" w:hAnsi="Consolas" w:cs="Consolas"/>
          <w:sz w:val="18"/>
          <w:szCs w:val="18"/>
        </w:rPr>
        <w:t xml:space="preserve"> VAL</w:t>
      </w:r>
    </w:p>
    <w:p w14:paraId="47006989" w14:textId="77777777" w:rsidR="00D8770C" w:rsidRDefault="00155DA0">
      <w:pPr>
        <w:spacing w:after="0" w:line="240" w:lineRule="auto"/>
        <w:rPr>
          <w:sz w:val="28"/>
          <w:szCs w:val="28"/>
        </w:rPr>
      </w:pPr>
      <w:r>
        <w:rPr>
          <w:sz w:val="28"/>
          <w:szCs w:val="28"/>
        </w:rPr>
        <w:t>Ω</w:t>
      </w:r>
    </w:p>
    <w:sectPr w:rsidR="00D8770C">
      <w:headerReference w:type="default" r:id="rId19"/>
      <w:footerReference w:type="default" r:id="rId20"/>
      <w:pgSz w:w="12240" w:h="15840"/>
      <w:pgMar w:top="1440" w:right="1440" w:bottom="1440" w:left="1440" w:header="720" w:footer="720" w:gutter="0"/>
      <w:pgNumType w:start="1"/>
      <w:cols w:space="720"/>
      <w:docGrid w:linePitch="0"/>
      <w:sectPrChange w:id="770" w:author="Author" w:date="2025-12-07T21:28:00Z" w16du:dateUtc="2025-12-08T05:28:00Z">
        <w:sectPr w:rsidR="00D8770C">
          <w:pgMar w:top="1440" w:right="1440" w:bottom="1440" w:left="1440" w:header="720" w:footer="720" w:gutter="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Graham Trummell" w:date="2019-07-31T07:12:00Z" w:initials="">
    <w:p w14:paraId="75DD7632"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see where you are going by observing the nature of DevOps... the statement is correct!  I've added examples to help make the connection, because I had to think about it.</w:t>
      </w:r>
    </w:p>
  </w:comment>
  <w:comment w:id="29" w:author="Donald Trummell" w:date="2019-07-31T17:25:00Z" w:initials="">
    <w:p w14:paraId="4C0C5CAA"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Cool</w:t>
      </w:r>
    </w:p>
  </w:comment>
  <w:comment w:id="36" w:author="Graham Trummell" w:date="2019-07-31T07:18:00Z" w:initials="">
    <w:p w14:paraId="114BD362"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Sprinkled some buzzwords in here.</w:t>
      </w:r>
    </w:p>
  </w:comment>
  <w:comment w:id="37" w:author="Donald Trummell" w:date="2019-07-31T17:26:00Z" w:initials="">
    <w:p w14:paraId="24F9001D"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Great . . . I would not have had a clue</w:t>
      </w:r>
    </w:p>
  </w:comment>
  <w:comment w:id="40" w:author="Graham Trummell" w:date="2019-07-31T07:32:00Z" w:initials="">
    <w:p w14:paraId="7F862422"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I'm suggesting this concluding sentence to set up for the next paragraph.  This is an important aspect of DevOps.</w:t>
      </w:r>
    </w:p>
  </w:comment>
  <w:comment w:id="41" w:author="Donald Trummell" w:date="2019-07-31T17:29:00Z" w:initials="">
    <w:p w14:paraId="5825371E"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am not sure about setting up the next paragraph, but I like it as a concrete closure of this paragraph with an additional point about the conglomeration of tools. Why that was not the focus of my article, it is a very odd observation and rounds out the view that a lot of stuff is already covered in DevOps already, but the next topic is not . . . but you will not know that until the next sentence is encountered. I like it.</w:t>
      </w:r>
    </w:p>
  </w:comment>
  <w:comment w:id="49" w:author="Graham Trummell" w:date="2019-07-31T07:37:00Z" w:initials="">
    <w:p w14:paraId="26C06306"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I'm suggesting this sentence to present the problem to DevOps/SRE people in terms that still fit your style, but hit closer to home for them.</w:t>
      </w:r>
    </w:p>
  </w:comment>
  <w:comment w:id="50" w:author="Donald Trummell" w:date="2019-07-31T17:30:00Z" w:initials="">
    <w:p w14:paraId="3DA3B0F3"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Great! And I will expand the idea of templating here as well.</w:t>
      </w:r>
    </w:p>
  </w:comment>
  <w:comment w:id="108" w:author="Graham Trummell" w:date="2019-07-31T08:44:00Z" w:initials="">
    <w:p w14:paraId="4BC836F7"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Making readable clickable links using a sensible reference format helps a lot with overall readability.  If you're worried about printability, you can footnote the link as you've done below.</w:t>
      </w:r>
    </w:p>
  </w:comment>
  <w:comment w:id="109" w:author="Donald Trummell" w:date="2019-07-31T17:31:00Z" w:initials="">
    <w:p w14:paraId="5AF16FA8"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You are right . . .</w:t>
      </w:r>
    </w:p>
  </w:comment>
  <w:comment w:id="128" w:author="Graham Trummell" w:date="2019-07-31T07:43:00Z" w:initials="">
    <w:p w14:paraId="7B555645"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Less "Lord of the Rings" and more "The Right Stuff" when in writing.  It comes off a little less pedantic.  "Lord of the Rings" works great in person because I know you deliver it as </w:t>
      </w:r>
      <w:proofErr w:type="gramStart"/>
      <w:r>
        <w:rPr>
          <w:rFonts w:ascii="Arial" w:eastAsia="Arial" w:hAnsi="Arial" w:cs="Arial"/>
          <w:color w:val="000000"/>
        </w:rPr>
        <w:t>humor.  :)</w:t>
      </w:r>
      <w:proofErr w:type="gramEnd"/>
    </w:p>
  </w:comment>
  <w:comment w:id="129" w:author="Donald Trummell" w:date="2019-07-31T17:35:00Z" w:initials="">
    <w:p w14:paraId="13DB97E5"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OK . . . I will have to check back with the original to see what </w:t>
      </w:r>
      <w:proofErr w:type="spellStart"/>
      <w:proofErr w:type="gramStart"/>
      <w:r>
        <w:rPr>
          <w:rFonts w:ascii="Arial" w:eastAsia="Arial" w:hAnsi="Arial" w:cs="Arial"/>
          <w:color w:val="000000"/>
        </w:rPr>
        <w:t>your</w:t>
      </w:r>
      <w:proofErr w:type="spellEnd"/>
      <w:proofErr w:type="gramEnd"/>
      <w:r>
        <w:rPr>
          <w:rFonts w:ascii="Arial" w:eastAsia="Arial" w:hAnsi="Arial" w:cs="Arial"/>
          <w:color w:val="000000"/>
        </w:rPr>
        <w:t xml:space="preserve"> are referencing (LOL.) However, this problem was not the early years of software development (and yes, I was there.,) Early development involved manual building, or batch-like scripts that were unique to OS and application. </w:t>
      </w:r>
      <w:proofErr w:type="gramStart"/>
      <w:r>
        <w:rPr>
          <w:rFonts w:ascii="Arial" w:eastAsia="Arial" w:hAnsi="Arial" w:cs="Arial"/>
          <w:color w:val="000000"/>
        </w:rPr>
        <w:t>Later ,IDE's</w:t>
      </w:r>
      <w:proofErr w:type="gramEnd"/>
      <w:r>
        <w:rPr>
          <w:rFonts w:ascii="Arial" w:eastAsia="Arial" w:hAnsi="Arial" w:cs="Arial"/>
          <w:color w:val="000000"/>
        </w:rPr>
        <w:t xml:space="preserve"> automated builds to some extent. The notion of actual "build engineering" did not become main-stream until the middle 90s . . . about 30 yrs into my career.</w:t>
      </w:r>
    </w:p>
  </w:comment>
  <w:comment w:id="151" w:author="Graham Trummell" w:date="2019-07-31T08:15:00Z" w:initials="">
    <w:p w14:paraId="6A5EE55C" w14:textId="77777777" w:rsidR="00D8770C" w:rsidRDefault="00155DA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 first question any good DevOps person asks when someone walks up to their desk: "What are you trying to accomplish?"  After reading your examples, I am suggesting this "setting the state"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DD7632" w15:done="0"/>
  <w15:commentEx w15:paraId="4C0C5CAA" w15:done="0"/>
  <w15:commentEx w15:paraId="114BD362" w15:done="0"/>
  <w15:commentEx w15:paraId="24F9001D" w15:done="0"/>
  <w15:commentEx w15:paraId="7F862422" w15:done="0"/>
  <w15:commentEx w15:paraId="5825371E" w15:done="0"/>
  <w15:commentEx w15:paraId="26C06306" w15:done="0"/>
  <w15:commentEx w15:paraId="3DA3B0F3" w15:done="0"/>
  <w15:commentEx w15:paraId="4BC836F7" w15:done="0"/>
  <w15:commentEx w15:paraId="5AF16FA8" w15:done="0"/>
  <w15:commentEx w15:paraId="7B555645" w15:done="0"/>
  <w15:commentEx w15:paraId="13DB97E5" w15:done="0"/>
  <w15:commentEx w15:paraId="6A5EE5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DD7632" w16cid:durableId="302C1A44"/>
  <w16cid:commentId w16cid:paraId="4C0C5CAA" w16cid:durableId="10803AC0"/>
  <w16cid:commentId w16cid:paraId="114BD362" w16cid:durableId="71F37B81"/>
  <w16cid:commentId w16cid:paraId="24F9001D" w16cid:durableId="65C2859B"/>
  <w16cid:commentId w16cid:paraId="7F862422" w16cid:durableId="5495F300"/>
  <w16cid:commentId w16cid:paraId="5825371E" w16cid:durableId="161D4251"/>
  <w16cid:commentId w16cid:paraId="26C06306" w16cid:durableId="5B75947E"/>
  <w16cid:commentId w16cid:paraId="3DA3B0F3" w16cid:durableId="44B276BD"/>
  <w16cid:commentId w16cid:paraId="4BC836F7" w16cid:durableId="7490BF0D"/>
  <w16cid:commentId w16cid:paraId="5AF16FA8" w16cid:durableId="639079C1"/>
  <w16cid:commentId w16cid:paraId="7B555645" w16cid:durableId="769C3CE9"/>
  <w16cid:commentId w16cid:paraId="13DB97E5" w16cid:durableId="441B77D7"/>
  <w16cid:commentId w16cid:paraId="6A5EE55C" w16cid:durableId="629760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7951" w14:textId="77777777" w:rsidR="0035038C" w:rsidRDefault="0035038C" w:rsidP="00155DA0">
      <w:pPr>
        <w:spacing w:after="0" w:line="240" w:lineRule="auto"/>
      </w:pPr>
      <w:r>
        <w:separator/>
      </w:r>
    </w:p>
  </w:endnote>
  <w:endnote w:type="continuationSeparator" w:id="0">
    <w:p w14:paraId="08E432CA" w14:textId="77777777" w:rsidR="0035038C" w:rsidRDefault="0035038C" w:rsidP="0015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oid Sans Mono">
    <w:altName w:val="Segoe UI"/>
    <w:charset w:val="00"/>
    <w:family w:val="auto"/>
    <w:pitch w:val="default"/>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6628" w14:textId="77777777" w:rsidR="00155DA0" w:rsidRDefault="0015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66C7B" w14:textId="77777777" w:rsidR="0035038C" w:rsidRDefault="0035038C" w:rsidP="00155DA0">
      <w:pPr>
        <w:spacing w:after="0" w:line="240" w:lineRule="auto"/>
      </w:pPr>
      <w:r>
        <w:separator/>
      </w:r>
    </w:p>
  </w:footnote>
  <w:footnote w:type="continuationSeparator" w:id="0">
    <w:p w14:paraId="663975D3" w14:textId="77777777" w:rsidR="0035038C" w:rsidRDefault="0035038C" w:rsidP="00155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5F35" w14:textId="77777777" w:rsidR="00155DA0" w:rsidRDefault="00155D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507"/>
    <w:multiLevelType w:val="hybridMultilevel"/>
    <w:tmpl w:val="0672A256"/>
    <w:lvl w:ilvl="0" w:tplc="922C3A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443621"/>
    <w:multiLevelType w:val="multilevel"/>
    <w:tmpl w:val="9224E5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7F1578"/>
    <w:multiLevelType w:val="multilevel"/>
    <w:tmpl w:val="AB8C9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1D5855"/>
    <w:multiLevelType w:val="multilevel"/>
    <w:tmpl w:val="0C06A0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E9391A"/>
    <w:multiLevelType w:val="hybridMultilevel"/>
    <w:tmpl w:val="BB08B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D6F2A"/>
    <w:multiLevelType w:val="multilevel"/>
    <w:tmpl w:val="F4CA6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AE0BF8"/>
    <w:multiLevelType w:val="multilevel"/>
    <w:tmpl w:val="C8EA3E0E"/>
    <w:lvl w:ilvl="0">
      <w:start w:val="1"/>
      <w:numFmt w:val="bullet"/>
      <w:lvlText w:val="🡺"/>
      <w:lvlJc w:val="left"/>
      <w:pPr>
        <w:ind w:left="413" w:hanging="360"/>
      </w:pPr>
      <w:rPr>
        <w:rFonts w:ascii="Noto Sans Symbols" w:eastAsia="Noto Sans Symbols" w:hAnsi="Noto Sans Symbols" w:cs="Noto Sans Symbols"/>
      </w:rPr>
    </w:lvl>
    <w:lvl w:ilvl="1">
      <w:start w:val="1"/>
      <w:numFmt w:val="bullet"/>
      <w:lvlText w:val="o"/>
      <w:lvlJc w:val="left"/>
      <w:pPr>
        <w:ind w:left="1133" w:hanging="360"/>
      </w:pPr>
      <w:rPr>
        <w:rFonts w:ascii="Courier New" w:eastAsia="Courier New" w:hAnsi="Courier New" w:cs="Courier New"/>
      </w:rPr>
    </w:lvl>
    <w:lvl w:ilvl="2">
      <w:start w:val="1"/>
      <w:numFmt w:val="bullet"/>
      <w:lvlText w:val="▪"/>
      <w:lvlJc w:val="left"/>
      <w:pPr>
        <w:ind w:left="1853" w:hanging="360"/>
      </w:pPr>
      <w:rPr>
        <w:rFonts w:ascii="Noto Sans Symbols" w:eastAsia="Noto Sans Symbols" w:hAnsi="Noto Sans Symbols" w:cs="Noto Sans Symbols"/>
      </w:rPr>
    </w:lvl>
    <w:lvl w:ilvl="3">
      <w:start w:val="1"/>
      <w:numFmt w:val="bullet"/>
      <w:lvlText w:val="●"/>
      <w:lvlJc w:val="left"/>
      <w:pPr>
        <w:ind w:left="2573" w:hanging="360"/>
      </w:pPr>
      <w:rPr>
        <w:rFonts w:ascii="Noto Sans Symbols" w:eastAsia="Noto Sans Symbols" w:hAnsi="Noto Sans Symbols" w:cs="Noto Sans Symbols"/>
      </w:rPr>
    </w:lvl>
    <w:lvl w:ilvl="4">
      <w:start w:val="1"/>
      <w:numFmt w:val="bullet"/>
      <w:lvlText w:val="o"/>
      <w:lvlJc w:val="left"/>
      <w:pPr>
        <w:ind w:left="3293" w:hanging="360"/>
      </w:pPr>
      <w:rPr>
        <w:rFonts w:ascii="Courier New" w:eastAsia="Courier New" w:hAnsi="Courier New" w:cs="Courier New"/>
      </w:rPr>
    </w:lvl>
    <w:lvl w:ilvl="5">
      <w:start w:val="1"/>
      <w:numFmt w:val="bullet"/>
      <w:lvlText w:val="▪"/>
      <w:lvlJc w:val="left"/>
      <w:pPr>
        <w:ind w:left="4013" w:hanging="360"/>
      </w:pPr>
      <w:rPr>
        <w:rFonts w:ascii="Noto Sans Symbols" w:eastAsia="Noto Sans Symbols" w:hAnsi="Noto Sans Symbols" w:cs="Noto Sans Symbols"/>
      </w:rPr>
    </w:lvl>
    <w:lvl w:ilvl="6">
      <w:start w:val="1"/>
      <w:numFmt w:val="bullet"/>
      <w:lvlText w:val="●"/>
      <w:lvlJc w:val="left"/>
      <w:pPr>
        <w:ind w:left="4733" w:hanging="360"/>
      </w:pPr>
      <w:rPr>
        <w:rFonts w:ascii="Noto Sans Symbols" w:eastAsia="Noto Sans Symbols" w:hAnsi="Noto Sans Symbols" w:cs="Noto Sans Symbols"/>
      </w:rPr>
    </w:lvl>
    <w:lvl w:ilvl="7">
      <w:start w:val="1"/>
      <w:numFmt w:val="bullet"/>
      <w:lvlText w:val="o"/>
      <w:lvlJc w:val="left"/>
      <w:pPr>
        <w:ind w:left="5453" w:hanging="360"/>
      </w:pPr>
      <w:rPr>
        <w:rFonts w:ascii="Courier New" w:eastAsia="Courier New" w:hAnsi="Courier New" w:cs="Courier New"/>
      </w:rPr>
    </w:lvl>
    <w:lvl w:ilvl="8">
      <w:start w:val="1"/>
      <w:numFmt w:val="bullet"/>
      <w:lvlText w:val="▪"/>
      <w:lvlJc w:val="left"/>
      <w:pPr>
        <w:ind w:left="6173" w:hanging="360"/>
      </w:pPr>
      <w:rPr>
        <w:rFonts w:ascii="Noto Sans Symbols" w:eastAsia="Noto Sans Symbols" w:hAnsi="Noto Sans Symbols" w:cs="Noto Sans Symbols"/>
      </w:rPr>
    </w:lvl>
  </w:abstractNum>
  <w:abstractNum w:abstractNumId="7" w15:restartNumberingAfterBreak="0">
    <w:nsid w:val="23900632"/>
    <w:multiLevelType w:val="hybridMultilevel"/>
    <w:tmpl w:val="D14E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587E88"/>
    <w:multiLevelType w:val="hybridMultilevel"/>
    <w:tmpl w:val="F6D28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87FBC"/>
    <w:multiLevelType w:val="hybridMultilevel"/>
    <w:tmpl w:val="426A3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761C60"/>
    <w:multiLevelType w:val="multilevel"/>
    <w:tmpl w:val="9B0E13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7FA75BE"/>
    <w:multiLevelType w:val="hybridMultilevel"/>
    <w:tmpl w:val="AFD029E4"/>
    <w:lvl w:ilvl="0" w:tplc="600282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45EA1"/>
    <w:multiLevelType w:val="hybridMultilevel"/>
    <w:tmpl w:val="331CFEE2"/>
    <w:lvl w:ilvl="0" w:tplc="0409000F">
      <w:start w:val="1"/>
      <w:numFmt w:val="decimal"/>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3" w15:restartNumberingAfterBreak="0">
    <w:nsid w:val="507271E6"/>
    <w:multiLevelType w:val="multilevel"/>
    <w:tmpl w:val="ACA4A03C"/>
    <w:lvl w:ilvl="0">
      <w:start w:val="1"/>
      <w:numFmt w:val="decimal"/>
      <w:lvlText w:val="%1."/>
      <w:lvlJc w:val="left"/>
      <w:pPr>
        <w:ind w:left="767" w:hanging="360"/>
      </w:pPr>
    </w:lvl>
    <w:lvl w:ilvl="1">
      <w:start w:val="1"/>
      <w:numFmt w:val="lowerLetter"/>
      <w:lvlText w:val="%2."/>
      <w:lvlJc w:val="left"/>
      <w:pPr>
        <w:ind w:left="1487" w:hanging="360"/>
      </w:pPr>
    </w:lvl>
    <w:lvl w:ilvl="2">
      <w:start w:val="1"/>
      <w:numFmt w:val="lowerRoman"/>
      <w:lvlText w:val="%3."/>
      <w:lvlJc w:val="right"/>
      <w:pPr>
        <w:ind w:left="2207" w:hanging="180"/>
      </w:pPr>
    </w:lvl>
    <w:lvl w:ilvl="3">
      <w:start w:val="1"/>
      <w:numFmt w:val="decimal"/>
      <w:lvlText w:val="%4."/>
      <w:lvlJc w:val="left"/>
      <w:pPr>
        <w:ind w:left="2927" w:hanging="360"/>
      </w:pPr>
    </w:lvl>
    <w:lvl w:ilvl="4">
      <w:start w:val="1"/>
      <w:numFmt w:val="lowerLetter"/>
      <w:lvlText w:val="%5."/>
      <w:lvlJc w:val="left"/>
      <w:pPr>
        <w:ind w:left="3647" w:hanging="360"/>
      </w:pPr>
    </w:lvl>
    <w:lvl w:ilvl="5">
      <w:start w:val="1"/>
      <w:numFmt w:val="lowerRoman"/>
      <w:lvlText w:val="%6."/>
      <w:lvlJc w:val="right"/>
      <w:pPr>
        <w:ind w:left="4367" w:hanging="180"/>
      </w:pPr>
    </w:lvl>
    <w:lvl w:ilvl="6">
      <w:start w:val="1"/>
      <w:numFmt w:val="decimal"/>
      <w:lvlText w:val="%7."/>
      <w:lvlJc w:val="left"/>
      <w:pPr>
        <w:ind w:left="5087" w:hanging="360"/>
      </w:pPr>
    </w:lvl>
    <w:lvl w:ilvl="7">
      <w:start w:val="1"/>
      <w:numFmt w:val="lowerLetter"/>
      <w:lvlText w:val="%8."/>
      <w:lvlJc w:val="left"/>
      <w:pPr>
        <w:ind w:left="5807" w:hanging="360"/>
      </w:pPr>
    </w:lvl>
    <w:lvl w:ilvl="8">
      <w:start w:val="1"/>
      <w:numFmt w:val="lowerRoman"/>
      <w:lvlText w:val="%9."/>
      <w:lvlJc w:val="right"/>
      <w:pPr>
        <w:ind w:left="6527" w:hanging="180"/>
      </w:pPr>
    </w:lvl>
  </w:abstractNum>
  <w:abstractNum w:abstractNumId="14" w15:restartNumberingAfterBreak="0">
    <w:nsid w:val="51196392"/>
    <w:multiLevelType w:val="multilevel"/>
    <w:tmpl w:val="3B2EA3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1A1F57"/>
    <w:multiLevelType w:val="hybridMultilevel"/>
    <w:tmpl w:val="F438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92E25"/>
    <w:multiLevelType w:val="hybridMultilevel"/>
    <w:tmpl w:val="477A6606"/>
    <w:lvl w:ilvl="0" w:tplc="4FC0E35E">
      <w:numFmt w:val="bullet"/>
      <w:lvlText w:val=""/>
      <w:lvlJc w:val="left"/>
      <w:pPr>
        <w:ind w:left="413" w:hanging="360"/>
      </w:pPr>
      <w:rPr>
        <w:rFonts w:ascii="Wingdings" w:eastAsiaTheme="minorHAnsi" w:hAnsi="Wingdings" w:cstheme="minorBid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7" w15:restartNumberingAfterBreak="0">
    <w:nsid w:val="64B3643E"/>
    <w:multiLevelType w:val="multilevel"/>
    <w:tmpl w:val="CB1A4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6068B0"/>
    <w:multiLevelType w:val="multilevel"/>
    <w:tmpl w:val="DCF4F4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9A2371D"/>
    <w:multiLevelType w:val="hybridMultilevel"/>
    <w:tmpl w:val="26003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973BC7"/>
    <w:multiLevelType w:val="hybridMultilevel"/>
    <w:tmpl w:val="F1A4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531E0E"/>
    <w:multiLevelType w:val="hybridMultilevel"/>
    <w:tmpl w:val="8DCC3A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DC14BD"/>
    <w:multiLevelType w:val="hybridMultilevel"/>
    <w:tmpl w:val="BA1C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2C022C"/>
    <w:multiLevelType w:val="hybridMultilevel"/>
    <w:tmpl w:val="EA321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854506">
    <w:abstractNumId w:val="18"/>
  </w:num>
  <w:num w:numId="2" w16cid:durableId="1350178555">
    <w:abstractNumId w:val="17"/>
  </w:num>
  <w:num w:numId="3" w16cid:durableId="2080859416">
    <w:abstractNumId w:val="3"/>
  </w:num>
  <w:num w:numId="4" w16cid:durableId="1769041171">
    <w:abstractNumId w:val="1"/>
  </w:num>
  <w:num w:numId="5" w16cid:durableId="2060015103">
    <w:abstractNumId w:val="13"/>
  </w:num>
  <w:num w:numId="6" w16cid:durableId="1332948293">
    <w:abstractNumId w:val="10"/>
  </w:num>
  <w:num w:numId="7" w16cid:durableId="1217819055">
    <w:abstractNumId w:val="6"/>
  </w:num>
  <w:num w:numId="8" w16cid:durableId="197089138">
    <w:abstractNumId w:val="5"/>
  </w:num>
  <w:num w:numId="9" w16cid:durableId="1419641549">
    <w:abstractNumId w:val="2"/>
  </w:num>
  <w:num w:numId="10" w16cid:durableId="1193767626">
    <w:abstractNumId w:val="14"/>
  </w:num>
  <w:num w:numId="11" w16cid:durableId="2013334035">
    <w:abstractNumId w:val="22"/>
  </w:num>
  <w:num w:numId="12" w16cid:durableId="1976593943">
    <w:abstractNumId w:val="8"/>
  </w:num>
  <w:num w:numId="13" w16cid:durableId="1695570025">
    <w:abstractNumId w:val="19"/>
  </w:num>
  <w:num w:numId="14" w16cid:durableId="796070750">
    <w:abstractNumId w:val="7"/>
  </w:num>
  <w:num w:numId="15" w16cid:durableId="717975656">
    <w:abstractNumId w:val="20"/>
  </w:num>
  <w:num w:numId="16" w16cid:durableId="379323951">
    <w:abstractNumId w:val="23"/>
  </w:num>
  <w:num w:numId="17" w16cid:durableId="371150965">
    <w:abstractNumId w:val="0"/>
  </w:num>
  <w:num w:numId="18" w16cid:durableId="1139954269">
    <w:abstractNumId w:val="11"/>
  </w:num>
  <w:num w:numId="19" w16cid:durableId="269046653">
    <w:abstractNumId w:val="16"/>
  </w:num>
  <w:num w:numId="20" w16cid:durableId="127206051">
    <w:abstractNumId w:val="4"/>
  </w:num>
  <w:num w:numId="21" w16cid:durableId="1235432990">
    <w:abstractNumId w:val="12"/>
  </w:num>
  <w:num w:numId="22" w16cid:durableId="381558615">
    <w:abstractNumId w:val="9"/>
  </w:num>
  <w:num w:numId="23" w16cid:durableId="1043138383">
    <w:abstractNumId w:val="15"/>
  </w:num>
  <w:num w:numId="24" w16cid:durableId="447089215">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ald Trummell">
    <w15:presenceInfo w15:providerId="Windows Live" w15:userId="49364fecb81536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70C"/>
    <w:rsid w:val="00015A00"/>
    <w:rsid w:val="00021327"/>
    <w:rsid w:val="00030673"/>
    <w:rsid w:val="000360FE"/>
    <w:rsid w:val="0004105A"/>
    <w:rsid w:val="00056C9F"/>
    <w:rsid w:val="000616FE"/>
    <w:rsid w:val="00074F74"/>
    <w:rsid w:val="00076318"/>
    <w:rsid w:val="0008492E"/>
    <w:rsid w:val="000B13D7"/>
    <w:rsid w:val="000C4F1B"/>
    <w:rsid w:val="000D05BB"/>
    <w:rsid w:val="000D6014"/>
    <w:rsid w:val="000E3EE5"/>
    <w:rsid w:val="000F185B"/>
    <w:rsid w:val="00116E89"/>
    <w:rsid w:val="00151B78"/>
    <w:rsid w:val="00152407"/>
    <w:rsid w:val="00153589"/>
    <w:rsid w:val="00154B5A"/>
    <w:rsid w:val="00155DA0"/>
    <w:rsid w:val="001603C9"/>
    <w:rsid w:val="001704E2"/>
    <w:rsid w:val="00182A0E"/>
    <w:rsid w:val="001A3197"/>
    <w:rsid w:val="001B4E3E"/>
    <w:rsid w:val="001C5129"/>
    <w:rsid w:val="001D04E2"/>
    <w:rsid w:val="001D06DD"/>
    <w:rsid w:val="001D7F55"/>
    <w:rsid w:val="001F2E94"/>
    <w:rsid w:val="0020738F"/>
    <w:rsid w:val="00246E60"/>
    <w:rsid w:val="00261838"/>
    <w:rsid w:val="00276E3E"/>
    <w:rsid w:val="00276F66"/>
    <w:rsid w:val="002B4046"/>
    <w:rsid w:val="002C2BB4"/>
    <w:rsid w:val="002D12E0"/>
    <w:rsid w:val="002E5C1F"/>
    <w:rsid w:val="002F03BA"/>
    <w:rsid w:val="002F0449"/>
    <w:rsid w:val="002F0C67"/>
    <w:rsid w:val="00320C4D"/>
    <w:rsid w:val="00323B76"/>
    <w:rsid w:val="003260AF"/>
    <w:rsid w:val="00331C90"/>
    <w:rsid w:val="003337A0"/>
    <w:rsid w:val="003411FF"/>
    <w:rsid w:val="0034446A"/>
    <w:rsid w:val="0035038C"/>
    <w:rsid w:val="003666D5"/>
    <w:rsid w:val="00375DC5"/>
    <w:rsid w:val="00380955"/>
    <w:rsid w:val="00382B2D"/>
    <w:rsid w:val="0038371D"/>
    <w:rsid w:val="00385C26"/>
    <w:rsid w:val="00387899"/>
    <w:rsid w:val="00392190"/>
    <w:rsid w:val="00393DA8"/>
    <w:rsid w:val="003A282B"/>
    <w:rsid w:val="003A3561"/>
    <w:rsid w:val="003A6029"/>
    <w:rsid w:val="003A76BB"/>
    <w:rsid w:val="003B1261"/>
    <w:rsid w:val="003C7F03"/>
    <w:rsid w:val="003F1111"/>
    <w:rsid w:val="00410BB0"/>
    <w:rsid w:val="00430E0D"/>
    <w:rsid w:val="004364CA"/>
    <w:rsid w:val="0044002E"/>
    <w:rsid w:val="0044182B"/>
    <w:rsid w:val="0045143F"/>
    <w:rsid w:val="00456779"/>
    <w:rsid w:val="00474704"/>
    <w:rsid w:val="00477591"/>
    <w:rsid w:val="00496665"/>
    <w:rsid w:val="004A352C"/>
    <w:rsid w:val="004B1FF9"/>
    <w:rsid w:val="004F0DD4"/>
    <w:rsid w:val="00507522"/>
    <w:rsid w:val="00592E3F"/>
    <w:rsid w:val="005A14CE"/>
    <w:rsid w:val="005A3466"/>
    <w:rsid w:val="005B774A"/>
    <w:rsid w:val="005C3259"/>
    <w:rsid w:val="005C71A3"/>
    <w:rsid w:val="005E41BB"/>
    <w:rsid w:val="005E7068"/>
    <w:rsid w:val="00607497"/>
    <w:rsid w:val="00611723"/>
    <w:rsid w:val="00622436"/>
    <w:rsid w:val="006334EB"/>
    <w:rsid w:val="00650A7A"/>
    <w:rsid w:val="00684071"/>
    <w:rsid w:val="006B3EE5"/>
    <w:rsid w:val="006D699A"/>
    <w:rsid w:val="006E05DD"/>
    <w:rsid w:val="00703351"/>
    <w:rsid w:val="00704B43"/>
    <w:rsid w:val="0070706B"/>
    <w:rsid w:val="00714640"/>
    <w:rsid w:val="007174DD"/>
    <w:rsid w:val="00741ABC"/>
    <w:rsid w:val="00751A6E"/>
    <w:rsid w:val="00756C1B"/>
    <w:rsid w:val="00767836"/>
    <w:rsid w:val="00776687"/>
    <w:rsid w:val="00776773"/>
    <w:rsid w:val="00777450"/>
    <w:rsid w:val="007B736F"/>
    <w:rsid w:val="007C0AB7"/>
    <w:rsid w:val="007E52FB"/>
    <w:rsid w:val="00804BEB"/>
    <w:rsid w:val="00822775"/>
    <w:rsid w:val="00826C73"/>
    <w:rsid w:val="00843A86"/>
    <w:rsid w:val="008444D4"/>
    <w:rsid w:val="00860AA6"/>
    <w:rsid w:val="00861F5F"/>
    <w:rsid w:val="0086348C"/>
    <w:rsid w:val="0087071D"/>
    <w:rsid w:val="00887014"/>
    <w:rsid w:val="0089367D"/>
    <w:rsid w:val="008A09C3"/>
    <w:rsid w:val="008A3FFF"/>
    <w:rsid w:val="008C1CFA"/>
    <w:rsid w:val="008D124F"/>
    <w:rsid w:val="00915A25"/>
    <w:rsid w:val="0092662E"/>
    <w:rsid w:val="00934C17"/>
    <w:rsid w:val="00935A16"/>
    <w:rsid w:val="00946992"/>
    <w:rsid w:val="00990C06"/>
    <w:rsid w:val="009A0C54"/>
    <w:rsid w:val="009A71D3"/>
    <w:rsid w:val="009B575C"/>
    <w:rsid w:val="009C7347"/>
    <w:rsid w:val="009E02F7"/>
    <w:rsid w:val="009E42F5"/>
    <w:rsid w:val="009E62D2"/>
    <w:rsid w:val="009F38EC"/>
    <w:rsid w:val="009F6414"/>
    <w:rsid w:val="009F7B0A"/>
    <w:rsid w:val="00A12D3F"/>
    <w:rsid w:val="00A23D76"/>
    <w:rsid w:val="00A51205"/>
    <w:rsid w:val="00A6148B"/>
    <w:rsid w:val="00A65DBD"/>
    <w:rsid w:val="00A7429E"/>
    <w:rsid w:val="00AA05EE"/>
    <w:rsid w:val="00AB5A5E"/>
    <w:rsid w:val="00AD44D4"/>
    <w:rsid w:val="00AF7875"/>
    <w:rsid w:val="00B00295"/>
    <w:rsid w:val="00B11697"/>
    <w:rsid w:val="00B11920"/>
    <w:rsid w:val="00B14DEC"/>
    <w:rsid w:val="00B22E74"/>
    <w:rsid w:val="00B402DB"/>
    <w:rsid w:val="00B60E3C"/>
    <w:rsid w:val="00B67C15"/>
    <w:rsid w:val="00B76543"/>
    <w:rsid w:val="00B87D87"/>
    <w:rsid w:val="00B93FB1"/>
    <w:rsid w:val="00BB45DF"/>
    <w:rsid w:val="00BB4FC7"/>
    <w:rsid w:val="00BC32E3"/>
    <w:rsid w:val="00BD552A"/>
    <w:rsid w:val="00C20CE0"/>
    <w:rsid w:val="00C22B03"/>
    <w:rsid w:val="00C40277"/>
    <w:rsid w:val="00C4136A"/>
    <w:rsid w:val="00C86A91"/>
    <w:rsid w:val="00C94C1F"/>
    <w:rsid w:val="00C95FA6"/>
    <w:rsid w:val="00CB3A8F"/>
    <w:rsid w:val="00CC257D"/>
    <w:rsid w:val="00CD4D5F"/>
    <w:rsid w:val="00CE2287"/>
    <w:rsid w:val="00CF4287"/>
    <w:rsid w:val="00D11900"/>
    <w:rsid w:val="00D13CB0"/>
    <w:rsid w:val="00D166A8"/>
    <w:rsid w:val="00D233B6"/>
    <w:rsid w:val="00D27E85"/>
    <w:rsid w:val="00D42DC3"/>
    <w:rsid w:val="00D4649A"/>
    <w:rsid w:val="00D46C68"/>
    <w:rsid w:val="00D53678"/>
    <w:rsid w:val="00D5783E"/>
    <w:rsid w:val="00D72F4A"/>
    <w:rsid w:val="00D74A65"/>
    <w:rsid w:val="00D8770C"/>
    <w:rsid w:val="00D92876"/>
    <w:rsid w:val="00DA487F"/>
    <w:rsid w:val="00DB4536"/>
    <w:rsid w:val="00DC16CB"/>
    <w:rsid w:val="00DE29BA"/>
    <w:rsid w:val="00E104F2"/>
    <w:rsid w:val="00E2308C"/>
    <w:rsid w:val="00E36063"/>
    <w:rsid w:val="00E4241A"/>
    <w:rsid w:val="00E63798"/>
    <w:rsid w:val="00E73AEC"/>
    <w:rsid w:val="00E90E5F"/>
    <w:rsid w:val="00E90F00"/>
    <w:rsid w:val="00EA085E"/>
    <w:rsid w:val="00ED0BC3"/>
    <w:rsid w:val="00EE2E97"/>
    <w:rsid w:val="00EE6425"/>
    <w:rsid w:val="00EE6DE4"/>
    <w:rsid w:val="00EF1BA8"/>
    <w:rsid w:val="00F018EE"/>
    <w:rsid w:val="00F03FCC"/>
    <w:rsid w:val="00F140E1"/>
    <w:rsid w:val="00F37988"/>
    <w:rsid w:val="00F67F84"/>
    <w:rsid w:val="00F929FB"/>
    <w:rsid w:val="00FC1446"/>
    <w:rsid w:val="00FC44BD"/>
    <w:rsid w:val="00FC7859"/>
    <w:rsid w:val="00FD2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7494"/>
  <w15:docId w15:val="{79C653E3-CEA2-4115-9D13-017A60C7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DA0"/>
    <w:pPr>
      <w:keepNext/>
      <w:keepLines/>
      <w:spacing w:before="480" w:after="0"/>
      <w:outlineLvl w:val="0"/>
      <w:pPrChange w:id="0" w:author="Author" w:date="2025-12-07T21:28:00Z">
        <w:pPr>
          <w:keepNext/>
          <w:keepLines/>
          <w:spacing w:before="480" w:line="276" w:lineRule="auto"/>
          <w:outlineLvl w:val="0"/>
        </w:pPr>
      </w:pPrChange>
    </w:pPr>
    <w:rPr>
      <w:rFonts w:ascii="Cambria" w:eastAsia="Cambria" w:hAnsi="Cambria" w:cs="Cambria"/>
      <w:b/>
      <w:color w:val="366091"/>
      <w:sz w:val="28"/>
      <w:szCs w:val="28"/>
      <w:rPrChange w:id="0" w:author="Author" w:date="2025-12-07T21:28: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unhideWhenUsed/>
    <w:qFormat/>
    <w:rsid w:val="00155DA0"/>
    <w:pPr>
      <w:keepNext/>
      <w:keepLines/>
      <w:spacing w:before="200" w:after="0"/>
      <w:outlineLvl w:val="1"/>
      <w:pPrChange w:id="1" w:author="Author" w:date="2025-12-07T21:28:00Z">
        <w:pPr>
          <w:keepNext/>
          <w:keepLines/>
          <w:spacing w:before="200" w:line="276" w:lineRule="auto"/>
          <w:outlineLvl w:val="1"/>
        </w:pPr>
      </w:pPrChange>
    </w:pPr>
    <w:rPr>
      <w:rFonts w:ascii="Cambria" w:eastAsia="Cambria" w:hAnsi="Cambria" w:cs="Cambria"/>
      <w:b/>
      <w:color w:val="4F81BD"/>
      <w:sz w:val="26"/>
      <w:szCs w:val="26"/>
      <w:rPrChange w:id="1" w:author="Author" w:date="2025-12-07T21:28: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155DA0"/>
    <w:rPr>
      <w:rFonts w:ascii="Cambria" w:eastAsia="Cambria" w:hAnsi="Cambria" w:cs="Cambria"/>
      <w:b/>
      <w:color w:val="366091"/>
      <w:sz w:val="28"/>
      <w:szCs w:val="28"/>
    </w:rPr>
  </w:style>
  <w:style w:type="character" w:customStyle="1" w:styleId="Heading2Char">
    <w:name w:val="Heading 2 Char"/>
    <w:basedOn w:val="DefaultParagraphFont"/>
    <w:link w:val="Heading2"/>
    <w:uiPriority w:val="9"/>
    <w:rsid w:val="00155DA0"/>
    <w:rPr>
      <w:rFonts w:ascii="Cambria" w:eastAsia="Cambria" w:hAnsi="Cambria" w:cs="Cambria"/>
      <w:b/>
      <w:color w:val="4F81BD"/>
      <w:sz w:val="26"/>
      <w:szCs w:val="26"/>
    </w:rPr>
  </w:style>
  <w:style w:type="character" w:styleId="Hyperlink">
    <w:name w:val="Hyperlink"/>
    <w:basedOn w:val="DefaultParagraphFont"/>
    <w:uiPriority w:val="99"/>
    <w:unhideWhenUsed/>
    <w:rsid w:val="00155DA0"/>
    <w:rPr>
      <w:color w:val="0000FF" w:themeColor="hyperlink"/>
      <w:u w:val="single"/>
    </w:rPr>
  </w:style>
  <w:style w:type="paragraph" w:styleId="ListParagraph">
    <w:name w:val="List Paragraph"/>
    <w:basedOn w:val="Normal"/>
    <w:uiPriority w:val="34"/>
    <w:qFormat/>
    <w:rsid w:val="00155DA0"/>
    <w:pPr>
      <w:ind w:left="720"/>
      <w:contextualSpacing/>
      <w:pPrChange w:id="2" w:author="Author" w:date="2025-12-07T21:28:00Z">
        <w:pPr>
          <w:spacing w:after="200" w:line="276" w:lineRule="auto"/>
          <w:ind w:left="720"/>
          <w:contextualSpacing/>
        </w:pPr>
      </w:pPrChange>
    </w:pPr>
    <w:rPr>
      <w:rFonts w:asciiTheme="minorHAnsi" w:eastAsiaTheme="minorHAnsi" w:hAnsiTheme="minorHAnsi" w:cstheme="minorBidi"/>
      <w:rPrChange w:id="2" w:author="Author" w:date="2025-12-07T21:28:00Z">
        <w:rPr>
          <w:rFonts w:asciiTheme="minorHAnsi" w:eastAsiaTheme="minorHAnsi" w:hAnsiTheme="minorHAnsi" w:cstheme="minorBidi"/>
          <w:sz w:val="22"/>
          <w:szCs w:val="22"/>
          <w:lang w:val="en-US" w:eastAsia="en-US" w:bidi="ar-SA"/>
        </w:rPr>
      </w:rPrChange>
    </w:rPr>
  </w:style>
  <w:style w:type="table" w:styleId="TableGrid">
    <w:name w:val="Table Grid"/>
    <w:basedOn w:val="TableNormal"/>
    <w:uiPriority w:val="59"/>
    <w:rsid w:val="00155DA0"/>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5DA0"/>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55DA0"/>
    <w:rPr>
      <w:rFonts w:ascii="Tahoma" w:eastAsiaTheme="minorHAnsi" w:hAnsi="Tahoma" w:cs="Tahoma"/>
      <w:sz w:val="16"/>
      <w:szCs w:val="16"/>
    </w:rPr>
  </w:style>
  <w:style w:type="paragraph" w:styleId="Header">
    <w:name w:val="header"/>
    <w:basedOn w:val="Normal"/>
    <w:link w:val="HeaderChar"/>
    <w:uiPriority w:val="99"/>
    <w:unhideWhenUsed/>
    <w:rsid w:val="00155DA0"/>
    <w:pPr>
      <w:tabs>
        <w:tab w:val="center" w:pos="4680"/>
        <w:tab w:val="right" w:pos="9360"/>
      </w:tabs>
      <w:spacing w:after="0" w:line="240" w:lineRule="auto"/>
      <w:pPrChange w:id="3" w:author="Author" w:date="2025-12-07T21:28:00Z">
        <w:pPr>
          <w:tabs>
            <w:tab w:val="center" w:pos="4680"/>
            <w:tab w:val="right" w:pos="9360"/>
          </w:tabs>
        </w:pPr>
      </w:pPrChange>
    </w:pPr>
    <w:rPr>
      <w:rFonts w:asciiTheme="minorHAnsi" w:eastAsiaTheme="minorHAnsi" w:hAnsiTheme="minorHAnsi" w:cstheme="minorBidi"/>
      <w:rPrChange w:id="3" w:author="Author" w:date="2025-12-07T21:28: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155DA0"/>
    <w:rPr>
      <w:rFonts w:asciiTheme="minorHAnsi" w:eastAsiaTheme="minorHAnsi" w:hAnsiTheme="minorHAnsi" w:cstheme="minorBidi"/>
    </w:rPr>
  </w:style>
  <w:style w:type="paragraph" w:styleId="Footer">
    <w:name w:val="footer"/>
    <w:basedOn w:val="Normal"/>
    <w:link w:val="FooterChar"/>
    <w:uiPriority w:val="99"/>
    <w:unhideWhenUsed/>
    <w:rsid w:val="00155DA0"/>
    <w:pPr>
      <w:tabs>
        <w:tab w:val="center" w:pos="4680"/>
        <w:tab w:val="right" w:pos="9360"/>
      </w:tabs>
      <w:spacing w:after="0" w:line="240" w:lineRule="auto"/>
      <w:pPrChange w:id="4" w:author="Author" w:date="2025-12-07T21:28:00Z">
        <w:pPr>
          <w:tabs>
            <w:tab w:val="center" w:pos="4680"/>
            <w:tab w:val="right" w:pos="9360"/>
          </w:tabs>
        </w:pPr>
      </w:pPrChange>
    </w:pPr>
    <w:rPr>
      <w:rFonts w:asciiTheme="minorHAnsi" w:eastAsiaTheme="minorHAnsi" w:hAnsiTheme="minorHAnsi" w:cstheme="minorBidi"/>
      <w:rPrChange w:id="4" w:author="Author" w:date="2025-12-07T21:28: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155DA0"/>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4124</Words>
  <Characters>23512</Characters>
  <Application>Microsoft Office Word</Application>
  <DocSecurity>0</DocSecurity>
  <Lines>195</Lines>
  <Paragraphs>55</Paragraphs>
  <ScaleCrop>false</ScaleCrop>
  <Company/>
  <LinksUpToDate>false</LinksUpToDate>
  <CharactersWithSpaces>27581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Donald Trummell</cp:lastModifiedBy>
  <cp:revision>4</cp:revision>
  <dcterms:created xsi:type="dcterms:W3CDTF">2025-12-08T05:28:00Z</dcterms:created>
  <dcterms:modified xsi:type="dcterms:W3CDTF">2025-12-08T07:43:00Z</dcterms:modified>
</cp:coreProperties>
</file>